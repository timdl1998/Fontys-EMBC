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4FD451" w14:textId="2D4EC013" w:rsidR="004B47C5" w:rsidRDefault="004B47C5" w:rsidP="004B47C5">
      <w:r>
        <w:t xml:space="preserve">Fontys Git </w:t>
      </w:r>
      <w:r w:rsidR="00F95E59">
        <w:t>Manual</w:t>
      </w:r>
    </w:p>
    <w:p w14:paraId="48B66031" w14:textId="18F6A827" w:rsidR="004B47C5" w:rsidRDefault="004B47C5" w:rsidP="004B47C5"/>
    <w:p w14:paraId="6E169F88" w14:textId="50E39D60" w:rsidR="00EE67B4" w:rsidRDefault="00E546B5" w:rsidP="004B47C5">
      <w:r>
        <w:rPr>
          <w:noProof/>
          <w:lang w:val="en-GB" w:eastAsia="en-GB"/>
        </w:rPr>
        <w:drawing>
          <wp:anchor distT="0" distB="0" distL="114300" distR="114300" simplePos="0" relativeHeight="251655168" behindDoc="1" locked="0" layoutInCell="1" allowOverlap="1" wp14:anchorId="50A641F9" wp14:editId="7A85CE93">
            <wp:simplePos x="0" y="0"/>
            <wp:positionH relativeFrom="column">
              <wp:posOffset>1873250</wp:posOffset>
            </wp:positionH>
            <wp:positionV relativeFrom="paragraph">
              <wp:posOffset>121569</wp:posOffset>
            </wp:positionV>
            <wp:extent cx="2705100" cy="24841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a:extLst>
                        <a:ext uri="{28A0092B-C50C-407E-A947-70E740481C1C}">
                          <a14:useLocalDpi xmlns:a14="http://schemas.microsoft.com/office/drawing/2010/main" val="0"/>
                        </a:ext>
                      </a:extLst>
                    </a:blip>
                    <a:srcRect r="54487"/>
                    <a:stretch/>
                  </pic:blipFill>
                  <pic:spPr bwMode="auto">
                    <a:xfrm>
                      <a:off x="0" y="0"/>
                      <a:ext cx="2705100" cy="2484120"/>
                    </a:xfrm>
                    <a:prstGeom prst="rect">
                      <a:avLst/>
                    </a:prstGeom>
                    <a:noFill/>
                    <a:ln>
                      <a:noFill/>
                    </a:ln>
                    <a:extLst>
                      <a:ext uri="{53640926-AAD7-44D8-BBD7-CCE9431645EC}">
                        <a14:shadowObscured xmlns:a14="http://schemas.microsoft.com/office/drawing/2010/main"/>
                      </a:ext>
                    </a:extLst>
                  </pic:spPr>
                </pic:pic>
              </a:graphicData>
            </a:graphic>
          </wp:anchor>
        </w:drawing>
      </w:r>
    </w:p>
    <w:p w14:paraId="2D29B95B" w14:textId="6A22A742" w:rsidR="00EE67B4" w:rsidRDefault="00EE67B4" w:rsidP="004B47C5"/>
    <w:p w14:paraId="2B4BA4B6" w14:textId="7BBE5C30" w:rsidR="00EE67B4" w:rsidRDefault="00EE67B4" w:rsidP="004B47C5"/>
    <w:p w14:paraId="1FF34E63" w14:textId="68E08B20" w:rsidR="00EE67B4" w:rsidRDefault="00EE67B4" w:rsidP="004B47C5"/>
    <w:p w14:paraId="72944969" w14:textId="6A72FC1A" w:rsidR="00EE67B4" w:rsidRDefault="00EE67B4" w:rsidP="004B47C5"/>
    <w:p w14:paraId="1E2117F6" w14:textId="51D14193" w:rsidR="00EE67B4" w:rsidRDefault="00EE67B4" w:rsidP="004B47C5"/>
    <w:p w14:paraId="1B6CB6A1" w14:textId="67C3A3C0" w:rsidR="00EE67B4" w:rsidRDefault="00EE67B4" w:rsidP="004B47C5"/>
    <w:p w14:paraId="03E25F4D" w14:textId="77777777" w:rsidR="00EE67B4" w:rsidRDefault="00EE67B4" w:rsidP="004B47C5"/>
    <w:p w14:paraId="1C35724B" w14:textId="32A7234E" w:rsidR="00EE67B4" w:rsidRDefault="00EE67B4" w:rsidP="004B47C5"/>
    <w:p w14:paraId="2C13A06E" w14:textId="77777777" w:rsidR="00EE67B4" w:rsidRDefault="00EE67B4" w:rsidP="004B47C5"/>
    <w:p w14:paraId="444575D2" w14:textId="77777777" w:rsidR="00EE67B4" w:rsidRDefault="00EE67B4" w:rsidP="004B47C5"/>
    <w:p w14:paraId="3DC54DB1" w14:textId="77777777" w:rsidR="00EE67B4" w:rsidRDefault="00EE67B4" w:rsidP="004B47C5"/>
    <w:p w14:paraId="6CF550A9" w14:textId="77777777" w:rsidR="00EE67B4" w:rsidRDefault="00EE67B4" w:rsidP="004B47C5"/>
    <w:p w14:paraId="017531AD" w14:textId="77777777" w:rsidR="00EE67B4" w:rsidRDefault="00EE67B4" w:rsidP="004B47C5"/>
    <w:p w14:paraId="6ECF66C7" w14:textId="77777777" w:rsidR="00EE67B4" w:rsidRDefault="00EE67B4" w:rsidP="004B47C5"/>
    <w:p w14:paraId="0BEA01D7" w14:textId="713C36E3" w:rsidR="00EE67B4" w:rsidRDefault="00EE67B4" w:rsidP="004B47C5"/>
    <w:p w14:paraId="2E12848C" w14:textId="1773BFDC" w:rsidR="00EE67B4" w:rsidRDefault="00EE67B4" w:rsidP="004B47C5"/>
    <w:p w14:paraId="4E941BF6" w14:textId="23017952" w:rsidR="00EE67B4" w:rsidRDefault="00EE67B4" w:rsidP="004B47C5"/>
    <w:p w14:paraId="0A98072C" w14:textId="0557E84C" w:rsidR="00EE67B4" w:rsidRDefault="00EE67B4" w:rsidP="004B47C5"/>
    <w:p w14:paraId="18775FC3" w14:textId="36A17F80" w:rsidR="00EE67B4" w:rsidRDefault="00EE67B4" w:rsidP="004B47C5"/>
    <w:p w14:paraId="6CA52C29" w14:textId="179C18DC" w:rsidR="00EE67B4" w:rsidRDefault="00EE67B4" w:rsidP="004B47C5"/>
    <w:p w14:paraId="5A725C0E" w14:textId="77777777" w:rsidR="00EE67B4" w:rsidRDefault="00EE67B4" w:rsidP="004B47C5"/>
    <w:p w14:paraId="46FB2A8B" w14:textId="7C20DF8F" w:rsidR="004B47C5" w:rsidRDefault="004B47C5" w:rsidP="004B47C5">
      <w:r>
        <w:t xml:space="preserve">Last version: </w:t>
      </w:r>
      <w:ins w:id="0" w:author="Kristian Snel" w:date="2020-12-09T20:57:00Z">
        <w:r w:rsidR="006C45A1">
          <w:t>09</w:t>
        </w:r>
      </w:ins>
      <w:del w:id="1" w:author="Kristian Snel" w:date="2020-12-09T20:57:00Z">
        <w:r w:rsidR="007A44A4" w:rsidDel="006C45A1">
          <w:delText>22</w:delText>
        </w:r>
      </w:del>
      <w:r>
        <w:t>-1</w:t>
      </w:r>
      <w:ins w:id="2" w:author="Kristian Snel" w:date="2020-12-09T20:57:00Z">
        <w:r w:rsidR="006C45A1">
          <w:t>2</w:t>
        </w:r>
      </w:ins>
      <w:del w:id="3" w:author="Kristian Snel" w:date="2020-12-09T20:57:00Z">
        <w:r w:rsidDel="006C45A1">
          <w:delText>1</w:delText>
        </w:r>
      </w:del>
      <w:r>
        <w:t>-2020</w:t>
      </w:r>
    </w:p>
    <w:p w14:paraId="7396D979" w14:textId="177ECBC2" w:rsidR="004B47C5" w:rsidRDefault="004B47C5" w:rsidP="004B47C5"/>
    <w:p w14:paraId="404192E3" w14:textId="1C2D4600" w:rsidR="00DA4358" w:rsidRPr="007E39AD" w:rsidRDefault="00DA4358" w:rsidP="004B47C5">
      <w:pPr>
        <w:rPr>
          <w:lang w:val="nl-NL"/>
        </w:rPr>
      </w:pPr>
      <w:r w:rsidRPr="00DA4358">
        <w:rPr>
          <w:lang w:val="nl-NL"/>
        </w:rPr>
        <w:t>Authors:</w:t>
      </w:r>
      <w:r w:rsidRPr="00DA4358">
        <w:rPr>
          <w:lang w:val="nl-NL"/>
        </w:rPr>
        <w:br/>
        <w:t>Tim de Laat</w:t>
      </w:r>
      <w:r w:rsidRPr="00DA4358">
        <w:rPr>
          <w:lang w:val="nl-NL"/>
        </w:rPr>
        <w:br/>
        <w:t>Kr</w:t>
      </w:r>
      <w:r>
        <w:rPr>
          <w:lang w:val="nl-NL"/>
        </w:rPr>
        <w:t>istian Snel</w:t>
      </w:r>
      <w:r w:rsidR="00627576" w:rsidRPr="00627576">
        <w:rPr>
          <w:lang w:val="nl-NL"/>
        </w:rPr>
        <w:t xml:space="preserve"> </w:t>
      </w:r>
    </w:p>
    <w:sdt>
      <w:sdtPr>
        <w:rPr>
          <w:rFonts w:asciiTheme="minorHAnsi" w:eastAsiaTheme="minorHAnsi" w:hAnsiTheme="minorHAnsi" w:cstheme="minorBidi"/>
          <w:color w:val="auto"/>
          <w:sz w:val="22"/>
          <w:szCs w:val="22"/>
        </w:rPr>
        <w:id w:val="916602490"/>
        <w:docPartObj>
          <w:docPartGallery w:val="Table of Contents"/>
          <w:docPartUnique/>
        </w:docPartObj>
      </w:sdtPr>
      <w:sdtEndPr>
        <w:rPr>
          <w:b/>
          <w:bCs/>
          <w:noProof/>
        </w:rPr>
      </w:sdtEndPr>
      <w:sdtContent>
        <w:p w14:paraId="15C6E5B6" w14:textId="72560A0C" w:rsidR="004B47C5" w:rsidRDefault="004B47C5">
          <w:pPr>
            <w:pStyle w:val="TOCHeading"/>
          </w:pPr>
          <w:r>
            <w:t>Contents</w:t>
          </w:r>
        </w:p>
        <w:p w14:paraId="30C540BB" w14:textId="299CDF3A" w:rsidR="00B6292F" w:rsidRDefault="004B47C5">
          <w:pPr>
            <w:pStyle w:val="TOC1"/>
            <w:tabs>
              <w:tab w:val="right" w:leader="dot" w:pos="9350"/>
            </w:tabs>
            <w:rPr>
              <w:ins w:id="4" w:author="Kristian Snel" w:date="2020-12-09T21:52:00Z"/>
              <w:rFonts w:eastAsiaTheme="minorEastAsia"/>
              <w:noProof/>
            </w:rPr>
          </w:pPr>
          <w:r>
            <w:fldChar w:fldCharType="begin"/>
          </w:r>
          <w:r>
            <w:instrText xml:space="preserve"> TOC \o "1-3" \h \z \u </w:instrText>
          </w:r>
          <w:r>
            <w:fldChar w:fldCharType="separate"/>
          </w:r>
          <w:ins w:id="5" w:author="Kristian Snel" w:date="2020-12-09T21:52:00Z">
            <w:r w:rsidR="00B6292F" w:rsidRPr="00663A44">
              <w:rPr>
                <w:rStyle w:val="Hyperlink"/>
                <w:noProof/>
              </w:rPr>
              <w:fldChar w:fldCharType="begin"/>
            </w:r>
            <w:r w:rsidR="00B6292F" w:rsidRPr="00663A44">
              <w:rPr>
                <w:rStyle w:val="Hyperlink"/>
                <w:noProof/>
              </w:rPr>
              <w:instrText xml:space="preserve"> </w:instrText>
            </w:r>
            <w:r w:rsidR="00B6292F">
              <w:rPr>
                <w:noProof/>
              </w:rPr>
              <w:instrText>HYPERLINK \l "_Toc58443182"</w:instrText>
            </w:r>
            <w:r w:rsidR="00B6292F" w:rsidRPr="00663A44">
              <w:rPr>
                <w:rStyle w:val="Hyperlink"/>
                <w:noProof/>
              </w:rPr>
              <w:instrText xml:space="preserve"> </w:instrText>
            </w:r>
            <w:r w:rsidR="00B6292F" w:rsidRPr="00663A44">
              <w:rPr>
                <w:rStyle w:val="Hyperlink"/>
                <w:noProof/>
              </w:rPr>
              <w:fldChar w:fldCharType="separate"/>
            </w:r>
            <w:r w:rsidR="00B6292F" w:rsidRPr="00663A44">
              <w:rPr>
                <w:rStyle w:val="Hyperlink"/>
                <w:noProof/>
              </w:rPr>
              <w:t>Manual structure</w:t>
            </w:r>
            <w:r w:rsidR="00B6292F">
              <w:rPr>
                <w:noProof/>
                <w:webHidden/>
              </w:rPr>
              <w:tab/>
            </w:r>
            <w:r w:rsidR="00B6292F">
              <w:rPr>
                <w:noProof/>
                <w:webHidden/>
              </w:rPr>
              <w:fldChar w:fldCharType="begin"/>
            </w:r>
            <w:r w:rsidR="00B6292F">
              <w:rPr>
                <w:noProof/>
                <w:webHidden/>
              </w:rPr>
              <w:instrText xml:space="preserve"> PAGEREF _Toc58443182 \h </w:instrText>
            </w:r>
          </w:ins>
          <w:r w:rsidR="00B6292F">
            <w:rPr>
              <w:noProof/>
              <w:webHidden/>
            </w:rPr>
          </w:r>
          <w:r w:rsidR="00B6292F">
            <w:rPr>
              <w:noProof/>
              <w:webHidden/>
            </w:rPr>
            <w:fldChar w:fldCharType="separate"/>
          </w:r>
          <w:ins w:id="6" w:author="Kristian Snel" w:date="2020-12-09T21:52:00Z">
            <w:r w:rsidR="00B6292F">
              <w:rPr>
                <w:noProof/>
                <w:webHidden/>
              </w:rPr>
              <w:t>3</w:t>
            </w:r>
            <w:r w:rsidR="00B6292F">
              <w:rPr>
                <w:noProof/>
                <w:webHidden/>
              </w:rPr>
              <w:fldChar w:fldCharType="end"/>
            </w:r>
            <w:r w:rsidR="00B6292F" w:rsidRPr="00663A44">
              <w:rPr>
                <w:rStyle w:val="Hyperlink"/>
                <w:noProof/>
              </w:rPr>
              <w:fldChar w:fldCharType="end"/>
            </w:r>
          </w:ins>
        </w:p>
        <w:p w14:paraId="1A510F4B" w14:textId="7A80EE61" w:rsidR="00B6292F" w:rsidRDefault="00B6292F">
          <w:pPr>
            <w:pStyle w:val="TOC1"/>
            <w:tabs>
              <w:tab w:val="right" w:leader="dot" w:pos="9350"/>
            </w:tabs>
            <w:rPr>
              <w:ins w:id="7" w:author="Kristian Snel" w:date="2020-12-09T21:52:00Z"/>
              <w:rFonts w:eastAsiaTheme="minorEastAsia"/>
              <w:noProof/>
            </w:rPr>
          </w:pPr>
          <w:ins w:id="8" w:author="Kristian Snel" w:date="2020-12-09T21:52:00Z">
            <w:r w:rsidRPr="00663A44">
              <w:rPr>
                <w:rStyle w:val="Hyperlink"/>
                <w:noProof/>
              </w:rPr>
              <w:fldChar w:fldCharType="begin"/>
            </w:r>
            <w:r w:rsidRPr="00663A44">
              <w:rPr>
                <w:rStyle w:val="Hyperlink"/>
                <w:noProof/>
              </w:rPr>
              <w:instrText xml:space="preserve"> </w:instrText>
            </w:r>
            <w:r>
              <w:rPr>
                <w:noProof/>
              </w:rPr>
              <w:instrText>HYPERLINK \l "_Toc58443183"</w:instrText>
            </w:r>
            <w:r w:rsidRPr="00663A44">
              <w:rPr>
                <w:rStyle w:val="Hyperlink"/>
                <w:noProof/>
              </w:rPr>
              <w:instrText xml:space="preserve"> </w:instrText>
            </w:r>
            <w:r w:rsidRPr="00663A44">
              <w:rPr>
                <w:rStyle w:val="Hyperlink"/>
                <w:noProof/>
              </w:rPr>
              <w:fldChar w:fldCharType="separate"/>
            </w:r>
            <w:r w:rsidRPr="00663A44">
              <w:rPr>
                <w:rStyle w:val="Hyperlink"/>
                <w:noProof/>
              </w:rPr>
              <w:t>Git Basic</w:t>
            </w:r>
            <w:r>
              <w:rPr>
                <w:noProof/>
                <w:webHidden/>
              </w:rPr>
              <w:tab/>
            </w:r>
            <w:r>
              <w:rPr>
                <w:noProof/>
                <w:webHidden/>
              </w:rPr>
              <w:fldChar w:fldCharType="begin"/>
            </w:r>
            <w:r>
              <w:rPr>
                <w:noProof/>
                <w:webHidden/>
              </w:rPr>
              <w:instrText xml:space="preserve"> PAGEREF _Toc58443183 \h </w:instrText>
            </w:r>
          </w:ins>
          <w:r>
            <w:rPr>
              <w:noProof/>
              <w:webHidden/>
            </w:rPr>
          </w:r>
          <w:r>
            <w:rPr>
              <w:noProof/>
              <w:webHidden/>
            </w:rPr>
            <w:fldChar w:fldCharType="separate"/>
          </w:r>
          <w:ins w:id="9" w:author="Kristian Snel" w:date="2020-12-09T21:52:00Z">
            <w:r>
              <w:rPr>
                <w:noProof/>
                <w:webHidden/>
              </w:rPr>
              <w:t>4</w:t>
            </w:r>
            <w:r>
              <w:rPr>
                <w:noProof/>
                <w:webHidden/>
              </w:rPr>
              <w:fldChar w:fldCharType="end"/>
            </w:r>
            <w:r w:rsidRPr="00663A44">
              <w:rPr>
                <w:rStyle w:val="Hyperlink"/>
                <w:noProof/>
              </w:rPr>
              <w:fldChar w:fldCharType="end"/>
            </w:r>
          </w:ins>
        </w:p>
        <w:p w14:paraId="32C45D0E" w14:textId="37AE8307" w:rsidR="00B6292F" w:rsidRDefault="00B6292F">
          <w:pPr>
            <w:pStyle w:val="TOC2"/>
            <w:tabs>
              <w:tab w:val="right" w:leader="dot" w:pos="9350"/>
            </w:tabs>
            <w:rPr>
              <w:ins w:id="10" w:author="Kristian Snel" w:date="2020-12-09T21:52:00Z"/>
              <w:rFonts w:eastAsiaTheme="minorEastAsia"/>
              <w:noProof/>
            </w:rPr>
          </w:pPr>
          <w:ins w:id="11" w:author="Kristian Snel" w:date="2020-12-09T21:52:00Z">
            <w:r w:rsidRPr="00663A44">
              <w:rPr>
                <w:rStyle w:val="Hyperlink"/>
                <w:noProof/>
              </w:rPr>
              <w:fldChar w:fldCharType="begin"/>
            </w:r>
            <w:r w:rsidRPr="00663A44">
              <w:rPr>
                <w:rStyle w:val="Hyperlink"/>
                <w:noProof/>
              </w:rPr>
              <w:instrText xml:space="preserve"> </w:instrText>
            </w:r>
            <w:r>
              <w:rPr>
                <w:noProof/>
              </w:rPr>
              <w:instrText>HYPERLINK \l "_Toc58443184"</w:instrText>
            </w:r>
            <w:r w:rsidRPr="00663A44">
              <w:rPr>
                <w:rStyle w:val="Hyperlink"/>
                <w:noProof/>
              </w:rPr>
              <w:instrText xml:space="preserve"> </w:instrText>
            </w:r>
            <w:r w:rsidRPr="00663A44">
              <w:rPr>
                <w:rStyle w:val="Hyperlink"/>
                <w:noProof/>
              </w:rPr>
              <w:fldChar w:fldCharType="separate"/>
            </w:r>
            <w:r w:rsidRPr="00663A44">
              <w:rPr>
                <w:rStyle w:val="Hyperlink"/>
                <w:noProof/>
              </w:rPr>
              <w:t>Getting started with</w:t>
            </w:r>
            <w:r>
              <w:rPr>
                <w:noProof/>
                <w:webHidden/>
              </w:rPr>
              <w:tab/>
            </w:r>
            <w:r>
              <w:rPr>
                <w:noProof/>
                <w:webHidden/>
              </w:rPr>
              <w:fldChar w:fldCharType="begin"/>
            </w:r>
            <w:r>
              <w:rPr>
                <w:noProof/>
                <w:webHidden/>
              </w:rPr>
              <w:instrText xml:space="preserve"> PAGEREF _Toc58443184 \h </w:instrText>
            </w:r>
          </w:ins>
          <w:r>
            <w:rPr>
              <w:noProof/>
              <w:webHidden/>
            </w:rPr>
          </w:r>
          <w:r>
            <w:rPr>
              <w:noProof/>
              <w:webHidden/>
            </w:rPr>
            <w:fldChar w:fldCharType="separate"/>
          </w:r>
          <w:ins w:id="12" w:author="Kristian Snel" w:date="2020-12-09T21:52:00Z">
            <w:r>
              <w:rPr>
                <w:noProof/>
                <w:webHidden/>
              </w:rPr>
              <w:t>4</w:t>
            </w:r>
            <w:r>
              <w:rPr>
                <w:noProof/>
                <w:webHidden/>
              </w:rPr>
              <w:fldChar w:fldCharType="end"/>
            </w:r>
            <w:r w:rsidRPr="00663A44">
              <w:rPr>
                <w:rStyle w:val="Hyperlink"/>
                <w:noProof/>
              </w:rPr>
              <w:fldChar w:fldCharType="end"/>
            </w:r>
          </w:ins>
        </w:p>
        <w:p w14:paraId="3232AD64" w14:textId="0CB9D7E9" w:rsidR="00B6292F" w:rsidRDefault="00B6292F">
          <w:pPr>
            <w:pStyle w:val="TOC3"/>
            <w:tabs>
              <w:tab w:val="right" w:leader="dot" w:pos="9350"/>
            </w:tabs>
            <w:rPr>
              <w:ins w:id="13" w:author="Kristian Snel" w:date="2020-12-09T21:52:00Z"/>
              <w:rFonts w:eastAsiaTheme="minorEastAsia"/>
              <w:noProof/>
            </w:rPr>
          </w:pPr>
          <w:ins w:id="14" w:author="Kristian Snel" w:date="2020-12-09T21:52:00Z">
            <w:r w:rsidRPr="00663A44">
              <w:rPr>
                <w:rStyle w:val="Hyperlink"/>
                <w:noProof/>
              </w:rPr>
              <w:fldChar w:fldCharType="begin"/>
            </w:r>
            <w:r w:rsidRPr="00663A44">
              <w:rPr>
                <w:rStyle w:val="Hyperlink"/>
                <w:noProof/>
              </w:rPr>
              <w:instrText xml:space="preserve"> </w:instrText>
            </w:r>
            <w:r>
              <w:rPr>
                <w:noProof/>
              </w:rPr>
              <w:instrText>HYPERLINK \l "_Toc58443185"</w:instrText>
            </w:r>
            <w:r w:rsidRPr="00663A44">
              <w:rPr>
                <w:rStyle w:val="Hyperlink"/>
                <w:noProof/>
              </w:rPr>
              <w:instrText xml:space="preserve"> </w:instrText>
            </w:r>
            <w:r w:rsidRPr="00663A44">
              <w:rPr>
                <w:rStyle w:val="Hyperlink"/>
                <w:noProof/>
              </w:rPr>
              <w:fldChar w:fldCharType="separate"/>
            </w:r>
            <w:r w:rsidRPr="00663A44">
              <w:rPr>
                <w:rStyle w:val="Hyperlink"/>
                <w:noProof/>
              </w:rPr>
              <w:t>Installation</w:t>
            </w:r>
            <w:r>
              <w:rPr>
                <w:noProof/>
                <w:webHidden/>
              </w:rPr>
              <w:tab/>
            </w:r>
            <w:r>
              <w:rPr>
                <w:noProof/>
                <w:webHidden/>
              </w:rPr>
              <w:fldChar w:fldCharType="begin"/>
            </w:r>
            <w:r>
              <w:rPr>
                <w:noProof/>
                <w:webHidden/>
              </w:rPr>
              <w:instrText xml:space="preserve"> PAGEREF _Toc58443185 \h </w:instrText>
            </w:r>
          </w:ins>
          <w:r>
            <w:rPr>
              <w:noProof/>
              <w:webHidden/>
            </w:rPr>
          </w:r>
          <w:r>
            <w:rPr>
              <w:noProof/>
              <w:webHidden/>
            </w:rPr>
            <w:fldChar w:fldCharType="separate"/>
          </w:r>
          <w:ins w:id="15" w:author="Kristian Snel" w:date="2020-12-09T21:52:00Z">
            <w:r>
              <w:rPr>
                <w:noProof/>
                <w:webHidden/>
              </w:rPr>
              <w:t>5</w:t>
            </w:r>
            <w:r>
              <w:rPr>
                <w:noProof/>
                <w:webHidden/>
              </w:rPr>
              <w:fldChar w:fldCharType="end"/>
            </w:r>
            <w:r w:rsidRPr="00663A44">
              <w:rPr>
                <w:rStyle w:val="Hyperlink"/>
                <w:noProof/>
              </w:rPr>
              <w:fldChar w:fldCharType="end"/>
            </w:r>
          </w:ins>
        </w:p>
        <w:p w14:paraId="5D329DDB" w14:textId="679CFE71" w:rsidR="00B6292F" w:rsidRDefault="00B6292F">
          <w:pPr>
            <w:pStyle w:val="TOC3"/>
            <w:tabs>
              <w:tab w:val="right" w:leader="dot" w:pos="9350"/>
            </w:tabs>
            <w:rPr>
              <w:ins w:id="16" w:author="Kristian Snel" w:date="2020-12-09T21:52:00Z"/>
              <w:rFonts w:eastAsiaTheme="minorEastAsia"/>
              <w:noProof/>
            </w:rPr>
          </w:pPr>
          <w:ins w:id="17" w:author="Kristian Snel" w:date="2020-12-09T21:52:00Z">
            <w:r w:rsidRPr="00663A44">
              <w:rPr>
                <w:rStyle w:val="Hyperlink"/>
                <w:noProof/>
              </w:rPr>
              <w:fldChar w:fldCharType="begin"/>
            </w:r>
            <w:r w:rsidRPr="00663A44">
              <w:rPr>
                <w:rStyle w:val="Hyperlink"/>
                <w:noProof/>
              </w:rPr>
              <w:instrText xml:space="preserve"> </w:instrText>
            </w:r>
            <w:r>
              <w:rPr>
                <w:noProof/>
              </w:rPr>
              <w:instrText>HYPERLINK \l "_Toc58443186"</w:instrText>
            </w:r>
            <w:r w:rsidRPr="00663A44">
              <w:rPr>
                <w:rStyle w:val="Hyperlink"/>
                <w:noProof/>
              </w:rPr>
              <w:instrText xml:space="preserve"> </w:instrText>
            </w:r>
            <w:r w:rsidRPr="00663A44">
              <w:rPr>
                <w:rStyle w:val="Hyperlink"/>
                <w:noProof/>
              </w:rPr>
              <w:fldChar w:fldCharType="separate"/>
            </w:r>
            <w:r w:rsidRPr="00663A44">
              <w:rPr>
                <w:rStyle w:val="Hyperlink"/>
                <w:noProof/>
              </w:rPr>
              <w:t>Setting up a test project</w:t>
            </w:r>
            <w:r>
              <w:rPr>
                <w:noProof/>
                <w:webHidden/>
              </w:rPr>
              <w:tab/>
            </w:r>
            <w:r>
              <w:rPr>
                <w:noProof/>
                <w:webHidden/>
              </w:rPr>
              <w:fldChar w:fldCharType="begin"/>
            </w:r>
            <w:r>
              <w:rPr>
                <w:noProof/>
                <w:webHidden/>
              </w:rPr>
              <w:instrText xml:space="preserve"> PAGEREF _Toc58443186 \h </w:instrText>
            </w:r>
          </w:ins>
          <w:r>
            <w:rPr>
              <w:noProof/>
              <w:webHidden/>
            </w:rPr>
          </w:r>
          <w:r>
            <w:rPr>
              <w:noProof/>
              <w:webHidden/>
            </w:rPr>
            <w:fldChar w:fldCharType="separate"/>
          </w:r>
          <w:ins w:id="18" w:author="Kristian Snel" w:date="2020-12-09T21:52:00Z">
            <w:r>
              <w:rPr>
                <w:noProof/>
                <w:webHidden/>
              </w:rPr>
              <w:t>5</w:t>
            </w:r>
            <w:r>
              <w:rPr>
                <w:noProof/>
                <w:webHidden/>
              </w:rPr>
              <w:fldChar w:fldCharType="end"/>
            </w:r>
            <w:r w:rsidRPr="00663A44">
              <w:rPr>
                <w:rStyle w:val="Hyperlink"/>
                <w:noProof/>
              </w:rPr>
              <w:fldChar w:fldCharType="end"/>
            </w:r>
          </w:ins>
        </w:p>
        <w:p w14:paraId="79DED42A" w14:textId="22C1E3B4" w:rsidR="00B6292F" w:rsidRDefault="00B6292F">
          <w:pPr>
            <w:pStyle w:val="TOC2"/>
            <w:tabs>
              <w:tab w:val="right" w:leader="dot" w:pos="9350"/>
            </w:tabs>
            <w:rPr>
              <w:ins w:id="19" w:author="Kristian Snel" w:date="2020-12-09T21:52:00Z"/>
              <w:rFonts w:eastAsiaTheme="minorEastAsia"/>
              <w:noProof/>
            </w:rPr>
          </w:pPr>
          <w:ins w:id="20" w:author="Kristian Snel" w:date="2020-12-09T21:52:00Z">
            <w:r w:rsidRPr="00663A44">
              <w:rPr>
                <w:rStyle w:val="Hyperlink"/>
                <w:noProof/>
              </w:rPr>
              <w:fldChar w:fldCharType="begin"/>
            </w:r>
            <w:r w:rsidRPr="00663A44">
              <w:rPr>
                <w:rStyle w:val="Hyperlink"/>
                <w:noProof/>
              </w:rPr>
              <w:instrText xml:space="preserve"> </w:instrText>
            </w:r>
            <w:r>
              <w:rPr>
                <w:noProof/>
              </w:rPr>
              <w:instrText>HYPERLINK \l "_Toc58443187"</w:instrText>
            </w:r>
            <w:r w:rsidRPr="00663A44">
              <w:rPr>
                <w:rStyle w:val="Hyperlink"/>
                <w:noProof/>
              </w:rPr>
              <w:instrText xml:space="preserve"> </w:instrText>
            </w:r>
            <w:r w:rsidRPr="00663A44">
              <w:rPr>
                <w:rStyle w:val="Hyperlink"/>
                <w:noProof/>
              </w:rPr>
              <w:fldChar w:fldCharType="separate"/>
            </w:r>
            <w:r w:rsidRPr="00663A44">
              <w:rPr>
                <w:rStyle w:val="Hyperlink"/>
                <w:noProof/>
              </w:rPr>
              <w:t>Cloning an existing repository</w:t>
            </w:r>
            <w:r>
              <w:rPr>
                <w:noProof/>
                <w:webHidden/>
              </w:rPr>
              <w:tab/>
            </w:r>
            <w:r>
              <w:rPr>
                <w:noProof/>
                <w:webHidden/>
              </w:rPr>
              <w:fldChar w:fldCharType="begin"/>
            </w:r>
            <w:r>
              <w:rPr>
                <w:noProof/>
                <w:webHidden/>
              </w:rPr>
              <w:instrText xml:space="preserve"> PAGEREF _Toc58443187 \h </w:instrText>
            </w:r>
          </w:ins>
          <w:r>
            <w:rPr>
              <w:noProof/>
              <w:webHidden/>
            </w:rPr>
          </w:r>
          <w:r>
            <w:rPr>
              <w:noProof/>
              <w:webHidden/>
            </w:rPr>
            <w:fldChar w:fldCharType="separate"/>
          </w:r>
          <w:ins w:id="21" w:author="Kristian Snel" w:date="2020-12-09T21:52:00Z">
            <w:r>
              <w:rPr>
                <w:noProof/>
                <w:webHidden/>
              </w:rPr>
              <w:t>5</w:t>
            </w:r>
            <w:r>
              <w:rPr>
                <w:noProof/>
                <w:webHidden/>
              </w:rPr>
              <w:fldChar w:fldCharType="end"/>
            </w:r>
            <w:r w:rsidRPr="00663A44">
              <w:rPr>
                <w:rStyle w:val="Hyperlink"/>
                <w:noProof/>
              </w:rPr>
              <w:fldChar w:fldCharType="end"/>
            </w:r>
          </w:ins>
        </w:p>
        <w:p w14:paraId="747E47E4" w14:textId="7B8CF81D" w:rsidR="00B6292F" w:rsidRDefault="00B6292F">
          <w:pPr>
            <w:pStyle w:val="TOC3"/>
            <w:tabs>
              <w:tab w:val="right" w:leader="dot" w:pos="9350"/>
            </w:tabs>
            <w:rPr>
              <w:ins w:id="22" w:author="Kristian Snel" w:date="2020-12-09T21:52:00Z"/>
              <w:rFonts w:eastAsiaTheme="minorEastAsia"/>
              <w:noProof/>
            </w:rPr>
          </w:pPr>
          <w:ins w:id="23" w:author="Kristian Snel" w:date="2020-12-09T21:52:00Z">
            <w:r w:rsidRPr="00663A44">
              <w:rPr>
                <w:rStyle w:val="Hyperlink"/>
                <w:noProof/>
              </w:rPr>
              <w:fldChar w:fldCharType="begin"/>
            </w:r>
            <w:r w:rsidRPr="00663A44">
              <w:rPr>
                <w:rStyle w:val="Hyperlink"/>
                <w:noProof/>
              </w:rPr>
              <w:instrText xml:space="preserve"> </w:instrText>
            </w:r>
            <w:r>
              <w:rPr>
                <w:noProof/>
              </w:rPr>
              <w:instrText>HYPERLINK \l "_Toc58443188"</w:instrText>
            </w:r>
            <w:r w:rsidRPr="00663A44">
              <w:rPr>
                <w:rStyle w:val="Hyperlink"/>
                <w:noProof/>
              </w:rPr>
              <w:instrText xml:space="preserve"> </w:instrText>
            </w:r>
            <w:r w:rsidRPr="00663A44">
              <w:rPr>
                <w:rStyle w:val="Hyperlink"/>
                <w:noProof/>
              </w:rPr>
              <w:fldChar w:fldCharType="separate"/>
            </w:r>
            <w:r w:rsidRPr="00663A44">
              <w:rPr>
                <w:rStyle w:val="Hyperlink"/>
                <w:noProof/>
              </w:rPr>
              <w:t>Setting up a new repository</w:t>
            </w:r>
            <w:r>
              <w:rPr>
                <w:noProof/>
                <w:webHidden/>
              </w:rPr>
              <w:tab/>
            </w:r>
            <w:r>
              <w:rPr>
                <w:noProof/>
                <w:webHidden/>
              </w:rPr>
              <w:fldChar w:fldCharType="begin"/>
            </w:r>
            <w:r>
              <w:rPr>
                <w:noProof/>
                <w:webHidden/>
              </w:rPr>
              <w:instrText xml:space="preserve"> PAGEREF _Toc58443188 \h </w:instrText>
            </w:r>
          </w:ins>
          <w:r>
            <w:rPr>
              <w:noProof/>
              <w:webHidden/>
            </w:rPr>
          </w:r>
          <w:r>
            <w:rPr>
              <w:noProof/>
              <w:webHidden/>
            </w:rPr>
            <w:fldChar w:fldCharType="separate"/>
          </w:r>
          <w:ins w:id="24" w:author="Kristian Snel" w:date="2020-12-09T21:52:00Z">
            <w:r>
              <w:rPr>
                <w:noProof/>
                <w:webHidden/>
              </w:rPr>
              <w:t>6</w:t>
            </w:r>
            <w:r>
              <w:rPr>
                <w:noProof/>
                <w:webHidden/>
              </w:rPr>
              <w:fldChar w:fldCharType="end"/>
            </w:r>
            <w:r w:rsidRPr="00663A44">
              <w:rPr>
                <w:rStyle w:val="Hyperlink"/>
                <w:noProof/>
              </w:rPr>
              <w:fldChar w:fldCharType="end"/>
            </w:r>
          </w:ins>
        </w:p>
        <w:p w14:paraId="2B98E0C1" w14:textId="32F440C6" w:rsidR="00B6292F" w:rsidRDefault="00B6292F">
          <w:pPr>
            <w:pStyle w:val="TOC2"/>
            <w:tabs>
              <w:tab w:val="right" w:leader="dot" w:pos="9350"/>
            </w:tabs>
            <w:rPr>
              <w:ins w:id="25" w:author="Kristian Snel" w:date="2020-12-09T21:52:00Z"/>
              <w:rFonts w:eastAsiaTheme="minorEastAsia"/>
              <w:noProof/>
            </w:rPr>
          </w:pPr>
          <w:ins w:id="26" w:author="Kristian Snel" w:date="2020-12-09T21:52:00Z">
            <w:r w:rsidRPr="00663A44">
              <w:rPr>
                <w:rStyle w:val="Hyperlink"/>
                <w:noProof/>
              </w:rPr>
              <w:fldChar w:fldCharType="begin"/>
            </w:r>
            <w:r w:rsidRPr="00663A44">
              <w:rPr>
                <w:rStyle w:val="Hyperlink"/>
                <w:noProof/>
              </w:rPr>
              <w:instrText xml:space="preserve"> </w:instrText>
            </w:r>
            <w:r>
              <w:rPr>
                <w:noProof/>
              </w:rPr>
              <w:instrText>HYPERLINK \l "_Toc58443189"</w:instrText>
            </w:r>
            <w:r w:rsidRPr="00663A44">
              <w:rPr>
                <w:rStyle w:val="Hyperlink"/>
                <w:noProof/>
              </w:rPr>
              <w:instrText xml:space="preserve"> </w:instrText>
            </w:r>
            <w:r w:rsidRPr="00663A44">
              <w:rPr>
                <w:rStyle w:val="Hyperlink"/>
                <w:noProof/>
              </w:rPr>
              <w:fldChar w:fldCharType="separate"/>
            </w:r>
            <w:r w:rsidRPr="00663A44">
              <w:rPr>
                <w:rStyle w:val="Hyperlink"/>
                <w:noProof/>
              </w:rPr>
              <w:t>Git workflow</w:t>
            </w:r>
            <w:r>
              <w:rPr>
                <w:noProof/>
                <w:webHidden/>
              </w:rPr>
              <w:tab/>
            </w:r>
            <w:r>
              <w:rPr>
                <w:noProof/>
                <w:webHidden/>
              </w:rPr>
              <w:fldChar w:fldCharType="begin"/>
            </w:r>
            <w:r>
              <w:rPr>
                <w:noProof/>
                <w:webHidden/>
              </w:rPr>
              <w:instrText xml:space="preserve"> PAGEREF _Toc58443189 \h </w:instrText>
            </w:r>
          </w:ins>
          <w:r>
            <w:rPr>
              <w:noProof/>
              <w:webHidden/>
            </w:rPr>
          </w:r>
          <w:r>
            <w:rPr>
              <w:noProof/>
              <w:webHidden/>
            </w:rPr>
            <w:fldChar w:fldCharType="separate"/>
          </w:r>
          <w:ins w:id="27" w:author="Kristian Snel" w:date="2020-12-09T21:52:00Z">
            <w:r>
              <w:rPr>
                <w:noProof/>
                <w:webHidden/>
              </w:rPr>
              <w:t>7</w:t>
            </w:r>
            <w:r>
              <w:rPr>
                <w:noProof/>
                <w:webHidden/>
              </w:rPr>
              <w:fldChar w:fldCharType="end"/>
            </w:r>
            <w:r w:rsidRPr="00663A44">
              <w:rPr>
                <w:rStyle w:val="Hyperlink"/>
                <w:noProof/>
              </w:rPr>
              <w:fldChar w:fldCharType="end"/>
            </w:r>
          </w:ins>
        </w:p>
        <w:p w14:paraId="22F30762" w14:textId="56C58927" w:rsidR="00B6292F" w:rsidRDefault="00B6292F">
          <w:pPr>
            <w:pStyle w:val="TOC3"/>
            <w:tabs>
              <w:tab w:val="right" w:leader="dot" w:pos="9350"/>
            </w:tabs>
            <w:rPr>
              <w:ins w:id="28" w:author="Kristian Snel" w:date="2020-12-09T21:52:00Z"/>
              <w:rFonts w:eastAsiaTheme="minorEastAsia"/>
              <w:noProof/>
            </w:rPr>
          </w:pPr>
          <w:ins w:id="29" w:author="Kristian Snel" w:date="2020-12-09T21:52:00Z">
            <w:r w:rsidRPr="00663A44">
              <w:rPr>
                <w:rStyle w:val="Hyperlink"/>
                <w:noProof/>
              </w:rPr>
              <w:fldChar w:fldCharType="begin"/>
            </w:r>
            <w:r w:rsidRPr="00663A44">
              <w:rPr>
                <w:rStyle w:val="Hyperlink"/>
                <w:noProof/>
              </w:rPr>
              <w:instrText xml:space="preserve"> </w:instrText>
            </w:r>
            <w:r>
              <w:rPr>
                <w:noProof/>
              </w:rPr>
              <w:instrText>HYPERLINK \l "_Toc58443190"</w:instrText>
            </w:r>
            <w:r w:rsidRPr="00663A44">
              <w:rPr>
                <w:rStyle w:val="Hyperlink"/>
                <w:noProof/>
              </w:rPr>
              <w:instrText xml:space="preserve"> </w:instrText>
            </w:r>
            <w:r w:rsidRPr="00663A44">
              <w:rPr>
                <w:rStyle w:val="Hyperlink"/>
                <w:noProof/>
              </w:rPr>
              <w:fldChar w:fldCharType="separate"/>
            </w:r>
            <w:r w:rsidRPr="00663A44">
              <w:rPr>
                <w:rStyle w:val="Hyperlink"/>
                <w:noProof/>
              </w:rPr>
              <w:t>Push pull requests</w:t>
            </w:r>
            <w:r>
              <w:rPr>
                <w:noProof/>
                <w:webHidden/>
              </w:rPr>
              <w:tab/>
            </w:r>
            <w:r>
              <w:rPr>
                <w:noProof/>
                <w:webHidden/>
              </w:rPr>
              <w:fldChar w:fldCharType="begin"/>
            </w:r>
            <w:r>
              <w:rPr>
                <w:noProof/>
                <w:webHidden/>
              </w:rPr>
              <w:instrText xml:space="preserve"> PAGEREF _Toc58443190 \h </w:instrText>
            </w:r>
          </w:ins>
          <w:r>
            <w:rPr>
              <w:noProof/>
              <w:webHidden/>
            </w:rPr>
          </w:r>
          <w:r>
            <w:rPr>
              <w:noProof/>
              <w:webHidden/>
            </w:rPr>
            <w:fldChar w:fldCharType="separate"/>
          </w:r>
          <w:ins w:id="30" w:author="Kristian Snel" w:date="2020-12-09T21:52:00Z">
            <w:r>
              <w:rPr>
                <w:noProof/>
                <w:webHidden/>
              </w:rPr>
              <w:t>7</w:t>
            </w:r>
            <w:r>
              <w:rPr>
                <w:noProof/>
                <w:webHidden/>
              </w:rPr>
              <w:fldChar w:fldCharType="end"/>
            </w:r>
            <w:r w:rsidRPr="00663A44">
              <w:rPr>
                <w:rStyle w:val="Hyperlink"/>
                <w:noProof/>
              </w:rPr>
              <w:fldChar w:fldCharType="end"/>
            </w:r>
          </w:ins>
        </w:p>
        <w:p w14:paraId="606F0813" w14:textId="3D6F3651" w:rsidR="00B6292F" w:rsidRDefault="00B6292F">
          <w:pPr>
            <w:pStyle w:val="TOC2"/>
            <w:tabs>
              <w:tab w:val="right" w:leader="dot" w:pos="9350"/>
            </w:tabs>
            <w:rPr>
              <w:ins w:id="31" w:author="Kristian Snel" w:date="2020-12-09T21:52:00Z"/>
              <w:rFonts w:eastAsiaTheme="minorEastAsia"/>
              <w:noProof/>
            </w:rPr>
          </w:pPr>
          <w:ins w:id="32" w:author="Kristian Snel" w:date="2020-12-09T21:52:00Z">
            <w:r w:rsidRPr="00663A44">
              <w:rPr>
                <w:rStyle w:val="Hyperlink"/>
                <w:noProof/>
              </w:rPr>
              <w:fldChar w:fldCharType="begin"/>
            </w:r>
            <w:r w:rsidRPr="00663A44">
              <w:rPr>
                <w:rStyle w:val="Hyperlink"/>
                <w:noProof/>
              </w:rPr>
              <w:instrText xml:space="preserve"> </w:instrText>
            </w:r>
            <w:r>
              <w:rPr>
                <w:noProof/>
              </w:rPr>
              <w:instrText>HYPERLINK \l "_Toc58443191"</w:instrText>
            </w:r>
            <w:r w:rsidRPr="00663A44">
              <w:rPr>
                <w:rStyle w:val="Hyperlink"/>
                <w:noProof/>
              </w:rPr>
              <w:instrText xml:space="preserve"> </w:instrText>
            </w:r>
            <w:r w:rsidRPr="00663A44">
              <w:rPr>
                <w:rStyle w:val="Hyperlink"/>
                <w:noProof/>
              </w:rPr>
              <w:fldChar w:fldCharType="separate"/>
            </w:r>
            <w:r w:rsidRPr="00663A44">
              <w:rPr>
                <w:rStyle w:val="Hyperlink"/>
                <w:noProof/>
              </w:rPr>
              <w:t>Branching</w:t>
            </w:r>
            <w:r>
              <w:rPr>
                <w:noProof/>
                <w:webHidden/>
              </w:rPr>
              <w:tab/>
            </w:r>
            <w:r>
              <w:rPr>
                <w:noProof/>
                <w:webHidden/>
              </w:rPr>
              <w:fldChar w:fldCharType="begin"/>
            </w:r>
            <w:r>
              <w:rPr>
                <w:noProof/>
                <w:webHidden/>
              </w:rPr>
              <w:instrText xml:space="preserve"> PAGEREF _Toc58443191 \h </w:instrText>
            </w:r>
          </w:ins>
          <w:r>
            <w:rPr>
              <w:noProof/>
              <w:webHidden/>
            </w:rPr>
          </w:r>
          <w:r>
            <w:rPr>
              <w:noProof/>
              <w:webHidden/>
            </w:rPr>
            <w:fldChar w:fldCharType="separate"/>
          </w:r>
          <w:ins w:id="33" w:author="Kristian Snel" w:date="2020-12-09T21:52:00Z">
            <w:r>
              <w:rPr>
                <w:noProof/>
                <w:webHidden/>
              </w:rPr>
              <w:t>7</w:t>
            </w:r>
            <w:r>
              <w:rPr>
                <w:noProof/>
                <w:webHidden/>
              </w:rPr>
              <w:fldChar w:fldCharType="end"/>
            </w:r>
            <w:r w:rsidRPr="00663A44">
              <w:rPr>
                <w:rStyle w:val="Hyperlink"/>
                <w:noProof/>
              </w:rPr>
              <w:fldChar w:fldCharType="end"/>
            </w:r>
          </w:ins>
        </w:p>
        <w:p w14:paraId="1E95BA10" w14:textId="011B290F" w:rsidR="00B6292F" w:rsidRDefault="00B6292F">
          <w:pPr>
            <w:pStyle w:val="TOC3"/>
            <w:tabs>
              <w:tab w:val="right" w:leader="dot" w:pos="9350"/>
            </w:tabs>
            <w:rPr>
              <w:ins w:id="34" w:author="Kristian Snel" w:date="2020-12-09T21:52:00Z"/>
              <w:rFonts w:eastAsiaTheme="minorEastAsia"/>
              <w:noProof/>
            </w:rPr>
          </w:pPr>
          <w:ins w:id="35" w:author="Kristian Snel" w:date="2020-12-09T21:52:00Z">
            <w:r w:rsidRPr="00663A44">
              <w:rPr>
                <w:rStyle w:val="Hyperlink"/>
                <w:noProof/>
              </w:rPr>
              <w:fldChar w:fldCharType="begin"/>
            </w:r>
            <w:r w:rsidRPr="00663A44">
              <w:rPr>
                <w:rStyle w:val="Hyperlink"/>
                <w:noProof/>
              </w:rPr>
              <w:instrText xml:space="preserve"> </w:instrText>
            </w:r>
            <w:r>
              <w:rPr>
                <w:noProof/>
              </w:rPr>
              <w:instrText>HYPERLINK \l "_Toc58443192"</w:instrText>
            </w:r>
            <w:r w:rsidRPr="00663A44">
              <w:rPr>
                <w:rStyle w:val="Hyperlink"/>
                <w:noProof/>
              </w:rPr>
              <w:instrText xml:space="preserve"> </w:instrText>
            </w:r>
            <w:r w:rsidRPr="00663A44">
              <w:rPr>
                <w:rStyle w:val="Hyperlink"/>
                <w:noProof/>
              </w:rPr>
              <w:fldChar w:fldCharType="separate"/>
            </w:r>
            <w:r w:rsidRPr="00663A44">
              <w:rPr>
                <w:rStyle w:val="Hyperlink"/>
                <w:noProof/>
              </w:rPr>
              <w:t>Master branch</w:t>
            </w:r>
            <w:r>
              <w:rPr>
                <w:noProof/>
                <w:webHidden/>
              </w:rPr>
              <w:tab/>
            </w:r>
            <w:r>
              <w:rPr>
                <w:noProof/>
                <w:webHidden/>
              </w:rPr>
              <w:fldChar w:fldCharType="begin"/>
            </w:r>
            <w:r>
              <w:rPr>
                <w:noProof/>
                <w:webHidden/>
              </w:rPr>
              <w:instrText xml:space="preserve"> PAGEREF _Toc58443192 \h </w:instrText>
            </w:r>
          </w:ins>
          <w:r>
            <w:rPr>
              <w:noProof/>
              <w:webHidden/>
            </w:rPr>
          </w:r>
          <w:r>
            <w:rPr>
              <w:noProof/>
              <w:webHidden/>
            </w:rPr>
            <w:fldChar w:fldCharType="separate"/>
          </w:r>
          <w:ins w:id="36" w:author="Kristian Snel" w:date="2020-12-09T21:52:00Z">
            <w:r>
              <w:rPr>
                <w:noProof/>
                <w:webHidden/>
              </w:rPr>
              <w:t>7</w:t>
            </w:r>
            <w:r>
              <w:rPr>
                <w:noProof/>
                <w:webHidden/>
              </w:rPr>
              <w:fldChar w:fldCharType="end"/>
            </w:r>
            <w:r w:rsidRPr="00663A44">
              <w:rPr>
                <w:rStyle w:val="Hyperlink"/>
                <w:noProof/>
              </w:rPr>
              <w:fldChar w:fldCharType="end"/>
            </w:r>
          </w:ins>
        </w:p>
        <w:p w14:paraId="710FC6A2" w14:textId="54E1FE99" w:rsidR="00B6292F" w:rsidRDefault="00B6292F">
          <w:pPr>
            <w:pStyle w:val="TOC1"/>
            <w:tabs>
              <w:tab w:val="right" w:leader="dot" w:pos="9350"/>
            </w:tabs>
            <w:rPr>
              <w:ins w:id="37" w:author="Kristian Snel" w:date="2020-12-09T21:52:00Z"/>
              <w:rFonts w:eastAsiaTheme="minorEastAsia"/>
              <w:noProof/>
            </w:rPr>
          </w:pPr>
          <w:ins w:id="38" w:author="Kristian Snel" w:date="2020-12-09T21:52:00Z">
            <w:r w:rsidRPr="00663A44">
              <w:rPr>
                <w:rStyle w:val="Hyperlink"/>
                <w:noProof/>
              </w:rPr>
              <w:fldChar w:fldCharType="begin"/>
            </w:r>
            <w:r w:rsidRPr="00663A44">
              <w:rPr>
                <w:rStyle w:val="Hyperlink"/>
                <w:noProof/>
              </w:rPr>
              <w:instrText xml:space="preserve"> </w:instrText>
            </w:r>
            <w:r>
              <w:rPr>
                <w:noProof/>
              </w:rPr>
              <w:instrText>HYPERLINK \l "_Toc58443193"</w:instrText>
            </w:r>
            <w:r w:rsidRPr="00663A44">
              <w:rPr>
                <w:rStyle w:val="Hyperlink"/>
                <w:noProof/>
              </w:rPr>
              <w:instrText xml:space="preserve"> </w:instrText>
            </w:r>
            <w:r w:rsidRPr="00663A44">
              <w:rPr>
                <w:rStyle w:val="Hyperlink"/>
                <w:noProof/>
              </w:rPr>
              <w:fldChar w:fldCharType="separate"/>
            </w:r>
            <w:r w:rsidRPr="00663A44">
              <w:rPr>
                <w:rStyle w:val="Hyperlink"/>
                <w:noProof/>
              </w:rPr>
              <w:t>Git Technical</w:t>
            </w:r>
            <w:r>
              <w:rPr>
                <w:noProof/>
                <w:webHidden/>
              </w:rPr>
              <w:tab/>
            </w:r>
            <w:r>
              <w:rPr>
                <w:noProof/>
                <w:webHidden/>
              </w:rPr>
              <w:fldChar w:fldCharType="begin"/>
            </w:r>
            <w:r>
              <w:rPr>
                <w:noProof/>
                <w:webHidden/>
              </w:rPr>
              <w:instrText xml:space="preserve"> PAGEREF _Toc58443193 \h </w:instrText>
            </w:r>
          </w:ins>
          <w:r>
            <w:rPr>
              <w:noProof/>
              <w:webHidden/>
            </w:rPr>
          </w:r>
          <w:r>
            <w:rPr>
              <w:noProof/>
              <w:webHidden/>
            </w:rPr>
            <w:fldChar w:fldCharType="separate"/>
          </w:r>
          <w:ins w:id="39" w:author="Kristian Snel" w:date="2020-12-09T21:52:00Z">
            <w:r>
              <w:rPr>
                <w:noProof/>
                <w:webHidden/>
              </w:rPr>
              <w:t>8</w:t>
            </w:r>
            <w:r>
              <w:rPr>
                <w:noProof/>
                <w:webHidden/>
              </w:rPr>
              <w:fldChar w:fldCharType="end"/>
            </w:r>
            <w:r w:rsidRPr="00663A44">
              <w:rPr>
                <w:rStyle w:val="Hyperlink"/>
                <w:noProof/>
              </w:rPr>
              <w:fldChar w:fldCharType="end"/>
            </w:r>
          </w:ins>
        </w:p>
        <w:p w14:paraId="0544385B" w14:textId="755E84B4" w:rsidR="00B6292F" w:rsidRDefault="00B6292F">
          <w:pPr>
            <w:pStyle w:val="TOC2"/>
            <w:tabs>
              <w:tab w:val="right" w:leader="dot" w:pos="9350"/>
            </w:tabs>
            <w:rPr>
              <w:ins w:id="40" w:author="Kristian Snel" w:date="2020-12-09T21:52:00Z"/>
              <w:rFonts w:eastAsiaTheme="minorEastAsia"/>
              <w:noProof/>
            </w:rPr>
          </w:pPr>
          <w:ins w:id="41" w:author="Kristian Snel" w:date="2020-12-09T21:52:00Z">
            <w:r w:rsidRPr="00663A44">
              <w:rPr>
                <w:rStyle w:val="Hyperlink"/>
                <w:noProof/>
              </w:rPr>
              <w:fldChar w:fldCharType="begin"/>
            </w:r>
            <w:r w:rsidRPr="00663A44">
              <w:rPr>
                <w:rStyle w:val="Hyperlink"/>
                <w:noProof/>
              </w:rPr>
              <w:instrText xml:space="preserve"> </w:instrText>
            </w:r>
            <w:r>
              <w:rPr>
                <w:noProof/>
              </w:rPr>
              <w:instrText>HYPERLINK \l "_Toc58443194"</w:instrText>
            </w:r>
            <w:r w:rsidRPr="00663A44">
              <w:rPr>
                <w:rStyle w:val="Hyperlink"/>
                <w:noProof/>
              </w:rPr>
              <w:instrText xml:space="preserve"> </w:instrText>
            </w:r>
            <w:r w:rsidRPr="00663A44">
              <w:rPr>
                <w:rStyle w:val="Hyperlink"/>
                <w:noProof/>
              </w:rPr>
              <w:fldChar w:fldCharType="separate"/>
            </w:r>
            <w:r w:rsidRPr="00663A44">
              <w:rPr>
                <w:rStyle w:val="Hyperlink"/>
                <w:noProof/>
              </w:rPr>
              <w:t>Branching</w:t>
            </w:r>
            <w:r>
              <w:rPr>
                <w:noProof/>
                <w:webHidden/>
              </w:rPr>
              <w:tab/>
            </w:r>
            <w:r>
              <w:rPr>
                <w:noProof/>
                <w:webHidden/>
              </w:rPr>
              <w:fldChar w:fldCharType="begin"/>
            </w:r>
            <w:r>
              <w:rPr>
                <w:noProof/>
                <w:webHidden/>
              </w:rPr>
              <w:instrText xml:space="preserve"> PAGEREF _Toc58443194 \h </w:instrText>
            </w:r>
          </w:ins>
          <w:r>
            <w:rPr>
              <w:noProof/>
              <w:webHidden/>
            </w:rPr>
          </w:r>
          <w:r>
            <w:rPr>
              <w:noProof/>
              <w:webHidden/>
            </w:rPr>
            <w:fldChar w:fldCharType="separate"/>
          </w:r>
          <w:ins w:id="42" w:author="Kristian Snel" w:date="2020-12-09T21:52:00Z">
            <w:r>
              <w:rPr>
                <w:noProof/>
                <w:webHidden/>
              </w:rPr>
              <w:t>8</w:t>
            </w:r>
            <w:r>
              <w:rPr>
                <w:noProof/>
                <w:webHidden/>
              </w:rPr>
              <w:fldChar w:fldCharType="end"/>
            </w:r>
            <w:r w:rsidRPr="00663A44">
              <w:rPr>
                <w:rStyle w:val="Hyperlink"/>
                <w:noProof/>
              </w:rPr>
              <w:fldChar w:fldCharType="end"/>
            </w:r>
          </w:ins>
        </w:p>
        <w:p w14:paraId="2532A625" w14:textId="2AC14050" w:rsidR="00B6292F" w:rsidRDefault="00B6292F">
          <w:pPr>
            <w:pStyle w:val="TOC2"/>
            <w:tabs>
              <w:tab w:val="right" w:leader="dot" w:pos="9350"/>
            </w:tabs>
            <w:rPr>
              <w:ins w:id="43" w:author="Kristian Snel" w:date="2020-12-09T21:52:00Z"/>
              <w:rFonts w:eastAsiaTheme="minorEastAsia"/>
              <w:noProof/>
            </w:rPr>
          </w:pPr>
          <w:ins w:id="44" w:author="Kristian Snel" w:date="2020-12-09T21:52:00Z">
            <w:r w:rsidRPr="00663A44">
              <w:rPr>
                <w:rStyle w:val="Hyperlink"/>
                <w:noProof/>
              </w:rPr>
              <w:fldChar w:fldCharType="begin"/>
            </w:r>
            <w:r w:rsidRPr="00663A44">
              <w:rPr>
                <w:rStyle w:val="Hyperlink"/>
                <w:noProof/>
              </w:rPr>
              <w:instrText xml:space="preserve"> </w:instrText>
            </w:r>
            <w:r>
              <w:rPr>
                <w:noProof/>
              </w:rPr>
              <w:instrText>HYPERLINK \l "_Toc58443195"</w:instrText>
            </w:r>
            <w:r w:rsidRPr="00663A44">
              <w:rPr>
                <w:rStyle w:val="Hyperlink"/>
                <w:noProof/>
              </w:rPr>
              <w:instrText xml:space="preserve"> </w:instrText>
            </w:r>
            <w:r w:rsidRPr="00663A44">
              <w:rPr>
                <w:rStyle w:val="Hyperlink"/>
                <w:noProof/>
              </w:rPr>
              <w:fldChar w:fldCharType="separate"/>
            </w:r>
            <w:r w:rsidRPr="00663A44">
              <w:rPr>
                <w:rStyle w:val="Hyperlink"/>
                <w:noProof/>
              </w:rPr>
              <w:t>Git Issues</w:t>
            </w:r>
            <w:r>
              <w:rPr>
                <w:noProof/>
                <w:webHidden/>
              </w:rPr>
              <w:tab/>
            </w:r>
            <w:r>
              <w:rPr>
                <w:noProof/>
                <w:webHidden/>
              </w:rPr>
              <w:fldChar w:fldCharType="begin"/>
            </w:r>
            <w:r>
              <w:rPr>
                <w:noProof/>
                <w:webHidden/>
              </w:rPr>
              <w:instrText xml:space="preserve"> PAGEREF _Toc58443195 \h </w:instrText>
            </w:r>
          </w:ins>
          <w:r>
            <w:rPr>
              <w:noProof/>
              <w:webHidden/>
            </w:rPr>
          </w:r>
          <w:r>
            <w:rPr>
              <w:noProof/>
              <w:webHidden/>
            </w:rPr>
            <w:fldChar w:fldCharType="separate"/>
          </w:r>
          <w:ins w:id="45" w:author="Kristian Snel" w:date="2020-12-09T21:52:00Z">
            <w:r>
              <w:rPr>
                <w:noProof/>
                <w:webHidden/>
              </w:rPr>
              <w:t>8</w:t>
            </w:r>
            <w:r>
              <w:rPr>
                <w:noProof/>
                <w:webHidden/>
              </w:rPr>
              <w:fldChar w:fldCharType="end"/>
            </w:r>
            <w:r w:rsidRPr="00663A44">
              <w:rPr>
                <w:rStyle w:val="Hyperlink"/>
                <w:noProof/>
              </w:rPr>
              <w:fldChar w:fldCharType="end"/>
            </w:r>
          </w:ins>
        </w:p>
        <w:p w14:paraId="231C9DEE" w14:textId="3F7C990C" w:rsidR="00B6292F" w:rsidRDefault="00B6292F">
          <w:pPr>
            <w:pStyle w:val="TOC1"/>
            <w:tabs>
              <w:tab w:val="right" w:leader="dot" w:pos="9350"/>
            </w:tabs>
            <w:rPr>
              <w:ins w:id="46" w:author="Kristian Snel" w:date="2020-12-09T21:52:00Z"/>
              <w:rFonts w:eastAsiaTheme="minorEastAsia"/>
              <w:noProof/>
            </w:rPr>
          </w:pPr>
          <w:ins w:id="47" w:author="Kristian Snel" w:date="2020-12-09T21:52:00Z">
            <w:r w:rsidRPr="00663A44">
              <w:rPr>
                <w:rStyle w:val="Hyperlink"/>
                <w:noProof/>
              </w:rPr>
              <w:fldChar w:fldCharType="begin"/>
            </w:r>
            <w:r w:rsidRPr="00663A44">
              <w:rPr>
                <w:rStyle w:val="Hyperlink"/>
                <w:noProof/>
              </w:rPr>
              <w:instrText xml:space="preserve"> </w:instrText>
            </w:r>
            <w:r>
              <w:rPr>
                <w:noProof/>
              </w:rPr>
              <w:instrText>HYPERLINK \l "_Toc58443196"</w:instrText>
            </w:r>
            <w:r w:rsidRPr="00663A44">
              <w:rPr>
                <w:rStyle w:val="Hyperlink"/>
                <w:noProof/>
              </w:rPr>
              <w:instrText xml:space="preserve"> </w:instrText>
            </w:r>
            <w:r w:rsidRPr="00663A44">
              <w:rPr>
                <w:rStyle w:val="Hyperlink"/>
                <w:noProof/>
              </w:rPr>
              <w:fldChar w:fldCharType="separate"/>
            </w:r>
            <w:r w:rsidRPr="00663A44">
              <w:rPr>
                <w:rStyle w:val="Hyperlink"/>
                <w:noProof/>
              </w:rPr>
              <w:t>Git Management</w:t>
            </w:r>
            <w:r>
              <w:rPr>
                <w:noProof/>
                <w:webHidden/>
              </w:rPr>
              <w:tab/>
            </w:r>
            <w:r>
              <w:rPr>
                <w:noProof/>
                <w:webHidden/>
              </w:rPr>
              <w:fldChar w:fldCharType="begin"/>
            </w:r>
            <w:r>
              <w:rPr>
                <w:noProof/>
                <w:webHidden/>
              </w:rPr>
              <w:instrText xml:space="preserve"> PAGEREF _Toc58443196 \h </w:instrText>
            </w:r>
          </w:ins>
          <w:r>
            <w:rPr>
              <w:noProof/>
              <w:webHidden/>
            </w:rPr>
          </w:r>
          <w:r>
            <w:rPr>
              <w:noProof/>
              <w:webHidden/>
            </w:rPr>
            <w:fldChar w:fldCharType="separate"/>
          </w:r>
          <w:ins w:id="48" w:author="Kristian Snel" w:date="2020-12-09T21:52:00Z">
            <w:r>
              <w:rPr>
                <w:noProof/>
                <w:webHidden/>
              </w:rPr>
              <w:t>9</w:t>
            </w:r>
            <w:r>
              <w:rPr>
                <w:noProof/>
                <w:webHidden/>
              </w:rPr>
              <w:fldChar w:fldCharType="end"/>
            </w:r>
            <w:r w:rsidRPr="00663A44">
              <w:rPr>
                <w:rStyle w:val="Hyperlink"/>
                <w:noProof/>
              </w:rPr>
              <w:fldChar w:fldCharType="end"/>
            </w:r>
          </w:ins>
        </w:p>
        <w:p w14:paraId="1BE367B0" w14:textId="14609E7D" w:rsidR="00B6292F" w:rsidRDefault="00B6292F">
          <w:pPr>
            <w:pStyle w:val="TOC1"/>
            <w:tabs>
              <w:tab w:val="right" w:leader="dot" w:pos="9350"/>
            </w:tabs>
            <w:rPr>
              <w:ins w:id="49" w:author="Kristian Snel" w:date="2020-12-09T21:52:00Z"/>
              <w:rFonts w:eastAsiaTheme="minorEastAsia"/>
              <w:noProof/>
            </w:rPr>
          </w:pPr>
          <w:ins w:id="50" w:author="Kristian Snel" w:date="2020-12-09T21:52:00Z">
            <w:r w:rsidRPr="00663A44">
              <w:rPr>
                <w:rStyle w:val="Hyperlink"/>
                <w:noProof/>
              </w:rPr>
              <w:fldChar w:fldCharType="begin"/>
            </w:r>
            <w:r w:rsidRPr="00663A44">
              <w:rPr>
                <w:rStyle w:val="Hyperlink"/>
                <w:noProof/>
              </w:rPr>
              <w:instrText xml:space="preserve"> </w:instrText>
            </w:r>
            <w:r>
              <w:rPr>
                <w:noProof/>
              </w:rPr>
              <w:instrText>HYPERLINK \l "_Toc58443197"</w:instrText>
            </w:r>
            <w:r w:rsidRPr="00663A44">
              <w:rPr>
                <w:rStyle w:val="Hyperlink"/>
                <w:noProof/>
              </w:rPr>
              <w:instrText xml:space="preserve"> </w:instrText>
            </w:r>
            <w:r w:rsidRPr="00663A44">
              <w:rPr>
                <w:rStyle w:val="Hyperlink"/>
                <w:noProof/>
              </w:rPr>
              <w:fldChar w:fldCharType="separate"/>
            </w:r>
            <w:r w:rsidRPr="00663A44">
              <w:rPr>
                <w:rStyle w:val="Hyperlink"/>
                <w:noProof/>
              </w:rPr>
              <w:t>Git Advanced</w:t>
            </w:r>
            <w:r>
              <w:rPr>
                <w:noProof/>
                <w:webHidden/>
              </w:rPr>
              <w:tab/>
            </w:r>
            <w:r>
              <w:rPr>
                <w:noProof/>
                <w:webHidden/>
              </w:rPr>
              <w:fldChar w:fldCharType="begin"/>
            </w:r>
            <w:r>
              <w:rPr>
                <w:noProof/>
                <w:webHidden/>
              </w:rPr>
              <w:instrText xml:space="preserve"> PAGEREF _Toc58443197 \h </w:instrText>
            </w:r>
          </w:ins>
          <w:r>
            <w:rPr>
              <w:noProof/>
              <w:webHidden/>
            </w:rPr>
          </w:r>
          <w:r>
            <w:rPr>
              <w:noProof/>
              <w:webHidden/>
            </w:rPr>
            <w:fldChar w:fldCharType="separate"/>
          </w:r>
          <w:ins w:id="51" w:author="Kristian Snel" w:date="2020-12-09T21:52:00Z">
            <w:r>
              <w:rPr>
                <w:noProof/>
                <w:webHidden/>
              </w:rPr>
              <w:t>9</w:t>
            </w:r>
            <w:r>
              <w:rPr>
                <w:noProof/>
                <w:webHidden/>
              </w:rPr>
              <w:fldChar w:fldCharType="end"/>
            </w:r>
            <w:r w:rsidRPr="00663A44">
              <w:rPr>
                <w:rStyle w:val="Hyperlink"/>
                <w:noProof/>
              </w:rPr>
              <w:fldChar w:fldCharType="end"/>
            </w:r>
          </w:ins>
        </w:p>
        <w:p w14:paraId="7E0D9590" w14:textId="748E9E22" w:rsidR="00B6292F" w:rsidRDefault="00B6292F">
          <w:pPr>
            <w:pStyle w:val="TOC1"/>
            <w:tabs>
              <w:tab w:val="right" w:leader="dot" w:pos="9350"/>
            </w:tabs>
            <w:rPr>
              <w:ins w:id="52" w:author="Kristian Snel" w:date="2020-12-09T21:52:00Z"/>
              <w:rFonts w:eastAsiaTheme="minorEastAsia"/>
              <w:noProof/>
            </w:rPr>
          </w:pPr>
          <w:ins w:id="53" w:author="Kristian Snel" w:date="2020-12-09T21:52:00Z">
            <w:r w:rsidRPr="00663A44">
              <w:rPr>
                <w:rStyle w:val="Hyperlink"/>
                <w:noProof/>
              </w:rPr>
              <w:fldChar w:fldCharType="begin"/>
            </w:r>
            <w:r w:rsidRPr="00663A44">
              <w:rPr>
                <w:rStyle w:val="Hyperlink"/>
                <w:noProof/>
              </w:rPr>
              <w:instrText xml:space="preserve"> </w:instrText>
            </w:r>
            <w:r>
              <w:rPr>
                <w:noProof/>
              </w:rPr>
              <w:instrText>HYPERLINK \l "_Toc58443198"</w:instrText>
            </w:r>
            <w:r w:rsidRPr="00663A44">
              <w:rPr>
                <w:rStyle w:val="Hyperlink"/>
                <w:noProof/>
              </w:rPr>
              <w:instrText xml:space="preserve"> </w:instrText>
            </w:r>
            <w:r w:rsidRPr="00663A44">
              <w:rPr>
                <w:rStyle w:val="Hyperlink"/>
                <w:noProof/>
              </w:rPr>
              <w:fldChar w:fldCharType="separate"/>
            </w:r>
            <w:r w:rsidRPr="00663A44">
              <w:rPr>
                <w:rStyle w:val="Hyperlink"/>
                <w:noProof/>
              </w:rPr>
              <w:t>Extra info</w:t>
            </w:r>
            <w:r>
              <w:rPr>
                <w:noProof/>
                <w:webHidden/>
              </w:rPr>
              <w:tab/>
            </w:r>
            <w:r>
              <w:rPr>
                <w:noProof/>
                <w:webHidden/>
              </w:rPr>
              <w:fldChar w:fldCharType="begin"/>
            </w:r>
            <w:r>
              <w:rPr>
                <w:noProof/>
                <w:webHidden/>
              </w:rPr>
              <w:instrText xml:space="preserve"> PAGEREF _Toc58443198 \h </w:instrText>
            </w:r>
          </w:ins>
          <w:r>
            <w:rPr>
              <w:noProof/>
              <w:webHidden/>
            </w:rPr>
          </w:r>
          <w:r>
            <w:rPr>
              <w:noProof/>
              <w:webHidden/>
            </w:rPr>
            <w:fldChar w:fldCharType="separate"/>
          </w:r>
          <w:ins w:id="54" w:author="Kristian Snel" w:date="2020-12-09T21:52:00Z">
            <w:r>
              <w:rPr>
                <w:noProof/>
                <w:webHidden/>
              </w:rPr>
              <w:t>10</w:t>
            </w:r>
            <w:r>
              <w:rPr>
                <w:noProof/>
                <w:webHidden/>
              </w:rPr>
              <w:fldChar w:fldCharType="end"/>
            </w:r>
            <w:r w:rsidRPr="00663A44">
              <w:rPr>
                <w:rStyle w:val="Hyperlink"/>
                <w:noProof/>
              </w:rPr>
              <w:fldChar w:fldCharType="end"/>
            </w:r>
          </w:ins>
        </w:p>
        <w:p w14:paraId="6A2FB237" w14:textId="49ECB9FC" w:rsidR="00B6292F" w:rsidRDefault="00B6292F">
          <w:pPr>
            <w:pStyle w:val="TOC2"/>
            <w:tabs>
              <w:tab w:val="right" w:leader="dot" w:pos="9350"/>
            </w:tabs>
            <w:rPr>
              <w:ins w:id="55" w:author="Kristian Snel" w:date="2020-12-09T21:52:00Z"/>
              <w:rFonts w:eastAsiaTheme="minorEastAsia"/>
              <w:noProof/>
            </w:rPr>
          </w:pPr>
          <w:ins w:id="56" w:author="Kristian Snel" w:date="2020-12-09T21:52:00Z">
            <w:r w:rsidRPr="00663A44">
              <w:rPr>
                <w:rStyle w:val="Hyperlink"/>
                <w:noProof/>
              </w:rPr>
              <w:fldChar w:fldCharType="begin"/>
            </w:r>
            <w:r w:rsidRPr="00663A44">
              <w:rPr>
                <w:rStyle w:val="Hyperlink"/>
                <w:noProof/>
              </w:rPr>
              <w:instrText xml:space="preserve"> </w:instrText>
            </w:r>
            <w:r>
              <w:rPr>
                <w:noProof/>
              </w:rPr>
              <w:instrText>HYPERLINK \l "_Toc58443199"</w:instrText>
            </w:r>
            <w:r w:rsidRPr="00663A44">
              <w:rPr>
                <w:rStyle w:val="Hyperlink"/>
                <w:noProof/>
              </w:rPr>
              <w:instrText xml:space="preserve"> </w:instrText>
            </w:r>
            <w:r w:rsidRPr="00663A44">
              <w:rPr>
                <w:rStyle w:val="Hyperlink"/>
                <w:noProof/>
              </w:rPr>
              <w:fldChar w:fldCharType="separate"/>
            </w:r>
            <w:r w:rsidRPr="00663A44">
              <w:rPr>
                <w:rStyle w:val="Hyperlink"/>
                <w:noProof/>
              </w:rPr>
              <w:t>Issue Templates</w:t>
            </w:r>
            <w:r>
              <w:rPr>
                <w:noProof/>
                <w:webHidden/>
              </w:rPr>
              <w:tab/>
            </w:r>
            <w:r>
              <w:rPr>
                <w:noProof/>
                <w:webHidden/>
              </w:rPr>
              <w:fldChar w:fldCharType="begin"/>
            </w:r>
            <w:r>
              <w:rPr>
                <w:noProof/>
                <w:webHidden/>
              </w:rPr>
              <w:instrText xml:space="preserve"> PAGEREF _Toc58443199 \h </w:instrText>
            </w:r>
          </w:ins>
          <w:r>
            <w:rPr>
              <w:noProof/>
              <w:webHidden/>
            </w:rPr>
          </w:r>
          <w:r>
            <w:rPr>
              <w:noProof/>
              <w:webHidden/>
            </w:rPr>
            <w:fldChar w:fldCharType="separate"/>
          </w:r>
          <w:ins w:id="57" w:author="Kristian Snel" w:date="2020-12-09T21:52:00Z">
            <w:r>
              <w:rPr>
                <w:noProof/>
                <w:webHidden/>
              </w:rPr>
              <w:t>10</w:t>
            </w:r>
            <w:r>
              <w:rPr>
                <w:noProof/>
                <w:webHidden/>
              </w:rPr>
              <w:fldChar w:fldCharType="end"/>
            </w:r>
            <w:r w:rsidRPr="00663A44">
              <w:rPr>
                <w:rStyle w:val="Hyperlink"/>
                <w:noProof/>
              </w:rPr>
              <w:fldChar w:fldCharType="end"/>
            </w:r>
          </w:ins>
        </w:p>
        <w:p w14:paraId="42D4E064" w14:textId="5B5C1734" w:rsidR="00B6292F" w:rsidRDefault="00B6292F">
          <w:pPr>
            <w:pStyle w:val="TOC2"/>
            <w:tabs>
              <w:tab w:val="right" w:leader="dot" w:pos="9350"/>
            </w:tabs>
            <w:rPr>
              <w:ins w:id="58" w:author="Kristian Snel" w:date="2020-12-09T21:52:00Z"/>
              <w:rFonts w:eastAsiaTheme="minorEastAsia"/>
              <w:noProof/>
            </w:rPr>
          </w:pPr>
          <w:ins w:id="59" w:author="Kristian Snel" w:date="2020-12-09T21:52:00Z">
            <w:r w:rsidRPr="00663A44">
              <w:rPr>
                <w:rStyle w:val="Hyperlink"/>
                <w:noProof/>
              </w:rPr>
              <w:fldChar w:fldCharType="begin"/>
            </w:r>
            <w:r w:rsidRPr="00663A44">
              <w:rPr>
                <w:rStyle w:val="Hyperlink"/>
                <w:noProof/>
              </w:rPr>
              <w:instrText xml:space="preserve"> </w:instrText>
            </w:r>
            <w:r>
              <w:rPr>
                <w:noProof/>
              </w:rPr>
              <w:instrText>HYPERLINK \l "_Toc58443200"</w:instrText>
            </w:r>
            <w:r w:rsidRPr="00663A44">
              <w:rPr>
                <w:rStyle w:val="Hyperlink"/>
                <w:noProof/>
              </w:rPr>
              <w:instrText xml:space="preserve"> </w:instrText>
            </w:r>
            <w:r w:rsidRPr="00663A44">
              <w:rPr>
                <w:rStyle w:val="Hyperlink"/>
                <w:noProof/>
              </w:rPr>
              <w:fldChar w:fldCharType="separate"/>
            </w:r>
            <w:r w:rsidRPr="00663A44">
              <w:rPr>
                <w:rStyle w:val="Hyperlink"/>
                <w:noProof/>
              </w:rPr>
              <w:t>Release Templates</w:t>
            </w:r>
            <w:r>
              <w:rPr>
                <w:noProof/>
                <w:webHidden/>
              </w:rPr>
              <w:tab/>
            </w:r>
            <w:r>
              <w:rPr>
                <w:noProof/>
                <w:webHidden/>
              </w:rPr>
              <w:fldChar w:fldCharType="begin"/>
            </w:r>
            <w:r>
              <w:rPr>
                <w:noProof/>
                <w:webHidden/>
              </w:rPr>
              <w:instrText xml:space="preserve"> PAGEREF _Toc58443200 \h </w:instrText>
            </w:r>
          </w:ins>
          <w:r>
            <w:rPr>
              <w:noProof/>
              <w:webHidden/>
            </w:rPr>
          </w:r>
          <w:r>
            <w:rPr>
              <w:noProof/>
              <w:webHidden/>
            </w:rPr>
            <w:fldChar w:fldCharType="separate"/>
          </w:r>
          <w:ins w:id="60" w:author="Kristian Snel" w:date="2020-12-09T21:52:00Z">
            <w:r>
              <w:rPr>
                <w:noProof/>
                <w:webHidden/>
              </w:rPr>
              <w:t>10</w:t>
            </w:r>
            <w:r>
              <w:rPr>
                <w:noProof/>
                <w:webHidden/>
              </w:rPr>
              <w:fldChar w:fldCharType="end"/>
            </w:r>
            <w:r w:rsidRPr="00663A44">
              <w:rPr>
                <w:rStyle w:val="Hyperlink"/>
                <w:noProof/>
              </w:rPr>
              <w:fldChar w:fldCharType="end"/>
            </w:r>
          </w:ins>
        </w:p>
        <w:p w14:paraId="7BB13231" w14:textId="1206CAC1" w:rsidR="00B6292F" w:rsidRDefault="00B6292F">
          <w:pPr>
            <w:pStyle w:val="TOC2"/>
            <w:tabs>
              <w:tab w:val="right" w:leader="dot" w:pos="9350"/>
            </w:tabs>
            <w:rPr>
              <w:ins w:id="61" w:author="Kristian Snel" w:date="2020-12-09T21:52:00Z"/>
              <w:rFonts w:eastAsiaTheme="minorEastAsia"/>
              <w:noProof/>
            </w:rPr>
          </w:pPr>
          <w:ins w:id="62" w:author="Kristian Snel" w:date="2020-12-09T21:52:00Z">
            <w:r w:rsidRPr="00663A44">
              <w:rPr>
                <w:rStyle w:val="Hyperlink"/>
                <w:noProof/>
              </w:rPr>
              <w:fldChar w:fldCharType="begin"/>
            </w:r>
            <w:r w:rsidRPr="00663A44">
              <w:rPr>
                <w:rStyle w:val="Hyperlink"/>
                <w:noProof/>
              </w:rPr>
              <w:instrText xml:space="preserve"> </w:instrText>
            </w:r>
            <w:r>
              <w:rPr>
                <w:noProof/>
              </w:rPr>
              <w:instrText>HYPERLINK \l "_Toc58443201"</w:instrText>
            </w:r>
            <w:r w:rsidRPr="00663A44">
              <w:rPr>
                <w:rStyle w:val="Hyperlink"/>
                <w:noProof/>
              </w:rPr>
              <w:instrText xml:space="preserve"> </w:instrText>
            </w:r>
            <w:r w:rsidRPr="00663A44">
              <w:rPr>
                <w:rStyle w:val="Hyperlink"/>
                <w:noProof/>
              </w:rPr>
              <w:fldChar w:fldCharType="separate"/>
            </w:r>
            <w:r w:rsidRPr="00663A44">
              <w:rPr>
                <w:rStyle w:val="Hyperlink"/>
                <w:noProof/>
              </w:rPr>
              <w:t>Git commands</w:t>
            </w:r>
            <w:r>
              <w:rPr>
                <w:noProof/>
                <w:webHidden/>
              </w:rPr>
              <w:tab/>
            </w:r>
            <w:r>
              <w:rPr>
                <w:noProof/>
                <w:webHidden/>
              </w:rPr>
              <w:fldChar w:fldCharType="begin"/>
            </w:r>
            <w:r>
              <w:rPr>
                <w:noProof/>
                <w:webHidden/>
              </w:rPr>
              <w:instrText xml:space="preserve"> PAGEREF _Toc58443201 \h </w:instrText>
            </w:r>
          </w:ins>
          <w:r>
            <w:rPr>
              <w:noProof/>
              <w:webHidden/>
            </w:rPr>
          </w:r>
          <w:r>
            <w:rPr>
              <w:noProof/>
              <w:webHidden/>
            </w:rPr>
            <w:fldChar w:fldCharType="separate"/>
          </w:r>
          <w:ins w:id="63" w:author="Kristian Snel" w:date="2020-12-09T21:52:00Z">
            <w:r>
              <w:rPr>
                <w:noProof/>
                <w:webHidden/>
              </w:rPr>
              <w:t>10</w:t>
            </w:r>
            <w:r>
              <w:rPr>
                <w:noProof/>
                <w:webHidden/>
              </w:rPr>
              <w:fldChar w:fldCharType="end"/>
            </w:r>
            <w:r w:rsidRPr="00663A44">
              <w:rPr>
                <w:rStyle w:val="Hyperlink"/>
                <w:noProof/>
              </w:rPr>
              <w:fldChar w:fldCharType="end"/>
            </w:r>
          </w:ins>
        </w:p>
        <w:p w14:paraId="57DF8825" w14:textId="272DEE5F" w:rsidR="00B6292F" w:rsidRDefault="00B6292F">
          <w:pPr>
            <w:pStyle w:val="TOC1"/>
            <w:tabs>
              <w:tab w:val="right" w:leader="dot" w:pos="9350"/>
            </w:tabs>
            <w:rPr>
              <w:ins w:id="64" w:author="Kristian Snel" w:date="2020-12-09T21:52:00Z"/>
              <w:rFonts w:eastAsiaTheme="minorEastAsia"/>
              <w:noProof/>
            </w:rPr>
          </w:pPr>
          <w:ins w:id="65" w:author="Kristian Snel" w:date="2020-12-09T21:52:00Z">
            <w:r w:rsidRPr="00663A44">
              <w:rPr>
                <w:rStyle w:val="Hyperlink"/>
                <w:noProof/>
              </w:rPr>
              <w:fldChar w:fldCharType="begin"/>
            </w:r>
            <w:r w:rsidRPr="00663A44">
              <w:rPr>
                <w:rStyle w:val="Hyperlink"/>
                <w:noProof/>
              </w:rPr>
              <w:instrText xml:space="preserve"> </w:instrText>
            </w:r>
            <w:r>
              <w:rPr>
                <w:noProof/>
              </w:rPr>
              <w:instrText>HYPERLINK \l "_Toc58443202"</w:instrText>
            </w:r>
            <w:r w:rsidRPr="00663A44">
              <w:rPr>
                <w:rStyle w:val="Hyperlink"/>
                <w:noProof/>
              </w:rPr>
              <w:instrText xml:space="preserve"> </w:instrText>
            </w:r>
            <w:r w:rsidRPr="00663A44">
              <w:rPr>
                <w:rStyle w:val="Hyperlink"/>
                <w:noProof/>
              </w:rPr>
              <w:fldChar w:fldCharType="separate"/>
            </w:r>
            <w:r w:rsidRPr="00663A44">
              <w:rPr>
                <w:rStyle w:val="Hyperlink"/>
                <w:noProof/>
              </w:rPr>
              <w:t>Appendix</w:t>
            </w:r>
            <w:r>
              <w:rPr>
                <w:noProof/>
                <w:webHidden/>
              </w:rPr>
              <w:tab/>
            </w:r>
            <w:r>
              <w:rPr>
                <w:noProof/>
                <w:webHidden/>
              </w:rPr>
              <w:fldChar w:fldCharType="begin"/>
            </w:r>
            <w:r>
              <w:rPr>
                <w:noProof/>
                <w:webHidden/>
              </w:rPr>
              <w:instrText xml:space="preserve"> PAGEREF _Toc58443202 \h </w:instrText>
            </w:r>
          </w:ins>
          <w:r>
            <w:rPr>
              <w:noProof/>
              <w:webHidden/>
            </w:rPr>
          </w:r>
          <w:r>
            <w:rPr>
              <w:noProof/>
              <w:webHidden/>
            </w:rPr>
            <w:fldChar w:fldCharType="separate"/>
          </w:r>
          <w:ins w:id="66" w:author="Kristian Snel" w:date="2020-12-09T21:52:00Z">
            <w:r>
              <w:rPr>
                <w:noProof/>
                <w:webHidden/>
              </w:rPr>
              <w:t>12</w:t>
            </w:r>
            <w:r>
              <w:rPr>
                <w:noProof/>
                <w:webHidden/>
              </w:rPr>
              <w:fldChar w:fldCharType="end"/>
            </w:r>
            <w:r w:rsidRPr="00663A44">
              <w:rPr>
                <w:rStyle w:val="Hyperlink"/>
                <w:noProof/>
              </w:rPr>
              <w:fldChar w:fldCharType="end"/>
            </w:r>
          </w:ins>
        </w:p>
        <w:p w14:paraId="3576E782" w14:textId="25973698" w:rsidR="00B6292F" w:rsidRDefault="00B6292F">
          <w:pPr>
            <w:pStyle w:val="TOC2"/>
            <w:tabs>
              <w:tab w:val="right" w:leader="dot" w:pos="9350"/>
            </w:tabs>
            <w:rPr>
              <w:ins w:id="67" w:author="Kristian Snel" w:date="2020-12-09T21:52:00Z"/>
              <w:rFonts w:eastAsiaTheme="minorEastAsia"/>
              <w:noProof/>
            </w:rPr>
          </w:pPr>
          <w:ins w:id="68" w:author="Kristian Snel" w:date="2020-12-09T21:52:00Z">
            <w:r w:rsidRPr="00663A44">
              <w:rPr>
                <w:rStyle w:val="Hyperlink"/>
                <w:noProof/>
              </w:rPr>
              <w:fldChar w:fldCharType="begin"/>
            </w:r>
            <w:r w:rsidRPr="00663A44">
              <w:rPr>
                <w:rStyle w:val="Hyperlink"/>
                <w:noProof/>
              </w:rPr>
              <w:instrText xml:space="preserve"> </w:instrText>
            </w:r>
            <w:r>
              <w:rPr>
                <w:noProof/>
              </w:rPr>
              <w:instrText>HYPERLINK \l "_Toc58443203"</w:instrText>
            </w:r>
            <w:r w:rsidRPr="00663A44">
              <w:rPr>
                <w:rStyle w:val="Hyperlink"/>
                <w:noProof/>
              </w:rPr>
              <w:instrText xml:space="preserve"> </w:instrText>
            </w:r>
            <w:r w:rsidRPr="00663A44">
              <w:rPr>
                <w:rStyle w:val="Hyperlink"/>
                <w:noProof/>
              </w:rPr>
              <w:fldChar w:fldCharType="separate"/>
            </w:r>
            <w:r w:rsidRPr="00663A44">
              <w:rPr>
                <w:rStyle w:val="Hyperlink"/>
                <w:noProof/>
              </w:rPr>
              <w:t>A. Installation</w:t>
            </w:r>
            <w:r>
              <w:rPr>
                <w:noProof/>
                <w:webHidden/>
              </w:rPr>
              <w:tab/>
            </w:r>
            <w:r>
              <w:rPr>
                <w:noProof/>
                <w:webHidden/>
              </w:rPr>
              <w:fldChar w:fldCharType="begin"/>
            </w:r>
            <w:r>
              <w:rPr>
                <w:noProof/>
                <w:webHidden/>
              </w:rPr>
              <w:instrText xml:space="preserve"> PAGEREF _Toc58443203 \h </w:instrText>
            </w:r>
          </w:ins>
          <w:r>
            <w:rPr>
              <w:noProof/>
              <w:webHidden/>
            </w:rPr>
          </w:r>
          <w:r>
            <w:rPr>
              <w:noProof/>
              <w:webHidden/>
            </w:rPr>
            <w:fldChar w:fldCharType="separate"/>
          </w:r>
          <w:ins w:id="69" w:author="Kristian Snel" w:date="2020-12-09T21:52:00Z">
            <w:r>
              <w:rPr>
                <w:noProof/>
                <w:webHidden/>
              </w:rPr>
              <w:t>12</w:t>
            </w:r>
            <w:r>
              <w:rPr>
                <w:noProof/>
                <w:webHidden/>
              </w:rPr>
              <w:fldChar w:fldCharType="end"/>
            </w:r>
            <w:r w:rsidRPr="00663A44">
              <w:rPr>
                <w:rStyle w:val="Hyperlink"/>
                <w:noProof/>
              </w:rPr>
              <w:fldChar w:fldCharType="end"/>
            </w:r>
          </w:ins>
        </w:p>
        <w:p w14:paraId="2D9C2791" w14:textId="42B9B54B" w:rsidR="00B6292F" w:rsidRDefault="00B6292F">
          <w:pPr>
            <w:pStyle w:val="TOC1"/>
            <w:tabs>
              <w:tab w:val="right" w:leader="dot" w:pos="9350"/>
            </w:tabs>
            <w:rPr>
              <w:ins w:id="70" w:author="Kristian Snel" w:date="2020-12-09T21:52:00Z"/>
              <w:rFonts w:eastAsiaTheme="minorEastAsia"/>
              <w:noProof/>
            </w:rPr>
          </w:pPr>
          <w:ins w:id="71" w:author="Kristian Snel" w:date="2020-12-09T21:52:00Z">
            <w:r w:rsidRPr="00663A44">
              <w:rPr>
                <w:rStyle w:val="Hyperlink"/>
                <w:noProof/>
              </w:rPr>
              <w:fldChar w:fldCharType="begin"/>
            </w:r>
            <w:r w:rsidRPr="00663A44">
              <w:rPr>
                <w:rStyle w:val="Hyperlink"/>
                <w:noProof/>
              </w:rPr>
              <w:instrText xml:space="preserve"> </w:instrText>
            </w:r>
            <w:r>
              <w:rPr>
                <w:noProof/>
              </w:rPr>
              <w:instrText>HYPERLINK \l "_Toc58443204"</w:instrText>
            </w:r>
            <w:r w:rsidRPr="00663A44">
              <w:rPr>
                <w:rStyle w:val="Hyperlink"/>
                <w:noProof/>
              </w:rPr>
              <w:instrText xml:space="preserve"> </w:instrText>
            </w:r>
            <w:r w:rsidRPr="00663A44">
              <w:rPr>
                <w:rStyle w:val="Hyperlink"/>
                <w:noProof/>
              </w:rPr>
              <w:fldChar w:fldCharType="separate"/>
            </w:r>
            <w:r w:rsidRPr="00663A44">
              <w:rPr>
                <w:rStyle w:val="Hyperlink"/>
                <w:noProof/>
              </w:rPr>
              <w:t>Bibliography</w:t>
            </w:r>
            <w:r>
              <w:rPr>
                <w:noProof/>
                <w:webHidden/>
              </w:rPr>
              <w:tab/>
            </w:r>
            <w:r>
              <w:rPr>
                <w:noProof/>
                <w:webHidden/>
              </w:rPr>
              <w:fldChar w:fldCharType="begin"/>
            </w:r>
            <w:r>
              <w:rPr>
                <w:noProof/>
                <w:webHidden/>
              </w:rPr>
              <w:instrText xml:space="preserve"> PAGEREF _Toc58443204 \h </w:instrText>
            </w:r>
          </w:ins>
          <w:r>
            <w:rPr>
              <w:noProof/>
              <w:webHidden/>
            </w:rPr>
          </w:r>
          <w:r>
            <w:rPr>
              <w:noProof/>
              <w:webHidden/>
            </w:rPr>
            <w:fldChar w:fldCharType="separate"/>
          </w:r>
          <w:ins w:id="72" w:author="Kristian Snel" w:date="2020-12-09T21:52:00Z">
            <w:r>
              <w:rPr>
                <w:noProof/>
                <w:webHidden/>
              </w:rPr>
              <w:t>15</w:t>
            </w:r>
            <w:r>
              <w:rPr>
                <w:noProof/>
                <w:webHidden/>
              </w:rPr>
              <w:fldChar w:fldCharType="end"/>
            </w:r>
            <w:r w:rsidRPr="00663A44">
              <w:rPr>
                <w:rStyle w:val="Hyperlink"/>
                <w:noProof/>
              </w:rPr>
              <w:fldChar w:fldCharType="end"/>
            </w:r>
          </w:ins>
        </w:p>
        <w:p w14:paraId="5AA6A823" w14:textId="097FDBF2" w:rsidR="00B6292F" w:rsidRDefault="00B6292F">
          <w:pPr>
            <w:pStyle w:val="TOC1"/>
            <w:tabs>
              <w:tab w:val="right" w:leader="dot" w:pos="9350"/>
            </w:tabs>
            <w:rPr>
              <w:ins w:id="73" w:author="Kristian Snel" w:date="2020-12-09T21:52:00Z"/>
              <w:rFonts w:eastAsiaTheme="minorEastAsia"/>
              <w:noProof/>
            </w:rPr>
          </w:pPr>
          <w:ins w:id="74" w:author="Kristian Snel" w:date="2020-12-09T21:52:00Z">
            <w:r w:rsidRPr="00663A44">
              <w:rPr>
                <w:rStyle w:val="Hyperlink"/>
                <w:noProof/>
              </w:rPr>
              <w:fldChar w:fldCharType="begin"/>
            </w:r>
            <w:r w:rsidRPr="00663A44">
              <w:rPr>
                <w:rStyle w:val="Hyperlink"/>
                <w:noProof/>
              </w:rPr>
              <w:instrText xml:space="preserve"> </w:instrText>
            </w:r>
            <w:r>
              <w:rPr>
                <w:noProof/>
              </w:rPr>
              <w:instrText>HYPERLINK \l "_Toc58443205"</w:instrText>
            </w:r>
            <w:r w:rsidRPr="00663A44">
              <w:rPr>
                <w:rStyle w:val="Hyperlink"/>
                <w:noProof/>
              </w:rPr>
              <w:instrText xml:space="preserve"> </w:instrText>
            </w:r>
            <w:r w:rsidRPr="00663A44">
              <w:rPr>
                <w:rStyle w:val="Hyperlink"/>
                <w:noProof/>
              </w:rPr>
              <w:fldChar w:fldCharType="separate"/>
            </w:r>
            <w:r w:rsidRPr="00663A44">
              <w:rPr>
                <w:rStyle w:val="Hyperlink"/>
                <w:noProof/>
              </w:rPr>
              <w:t>OBSOLETE</w:t>
            </w:r>
            <w:r>
              <w:rPr>
                <w:noProof/>
                <w:webHidden/>
              </w:rPr>
              <w:tab/>
            </w:r>
            <w:r>
              <w:rPr>
                <w:noProof/>
                <w:webHidden/>
              </w:rPr>
              <w:fldChar w:fldCharType="begin"/>
            </w:r>
            <w:r>
              <w:rPr>
                <w:noProof/>
                <w:webHidden/>
              </w:rPr>
              <w:instrText xml:space="preserve"> PAGEREF _Toc58443205 \h </w:instrText>
            </w:r>
          </w:ins>
          <w:r>
            <w:rPr>
              <w:noProof/>
              <w:webHidden/>
            </w:rPr>
          </w:r>
          <w:r>
            <w:rPr>
              <w:noProof/>
              <w:webHidden/>
            </w:rPr>
            <w:fldChar w:fldCharType="separate"/>
          </w:r>
          <w:ins w:id="75" w:author="Kristian Snel" w:date="2020-12-09T21:52:00Z">
            <w:r>
              <w:rPr>
                <w:noProof/>
                <w:webHidden/>
              </w:rPr>
              <w:t>16</w:t>
            </w:r>
            <w:r>
              <w:rPr>
                <w:noProof/>
                <w:webHidden/>
              </w:rPr>
              <w:fldChar w:fldCharType="end"/>
            </w:r>
            <w:r w:rsidRPr="00663A44">
              <w:rPr>
                <w:rStyle w:val="Hyperlink"/>
                <w:noProof/>
              </w:rPr>
              <w:fldChar w:fldCharType="end"/>
            </w:r>
          </w:ins>
        </w:p>
        <w:p w14:paraId="468D24F9" w14:textId="12EBB400" w:rsidR="00B6292F" w:rsidRDefault="00B6292F">
          <w:pPr>
            <w:pStyle w:val="TOC1"/>
            <w:tabs>
              <w:tab w:val="right" w:leader="dot" w:pos="9350"/>
            </w:tabs>
            <w:rPr>
              <w:ins w:id="76" w:author="Kristian Snel" w:date="2020-12-09T21:52:00Z"/>
              <w:rFonts w:eastAsiaTheme="minorEastAsia"/>
              <w:noProof/>
            </w:rPr>
          </w:pPr>
          <w:ins w:id="77" w:author="Kristian Snel" w:date="2020-12-09T21:52:00Z">
            <w:r w:rsidRPr="00663A44">
              <w:rPr>
                <w:rStyle w:val="Hyperlink"/>
                <w:noProof/>
              </w:rPr>
              <w:fldChar w:fldCharType="begin"/>
            </w:r>
            <w:r w:rsidRPr="00663A44">
              <w:rPr>
                <w:rStyle w:val="Hyperlink"/>
                <w:noProof/>
              </w:rPr>
              <w:instrText xml:space="preserve"> </w:instrText>
            </w:r>
            <w:r>
              <w:rPr>
                <w:noProof/>
              </w:rPr>
              <w:instrText>HYPERLINK \l "_Toc58443206"</w:instrText>
            </w:r>
            <w:r w:rsidRPr="00663A44">
              <w:rPr>
                <w:rStyle w:val="Hyperlink"/>
                <w:noProof/>
              </w:rPr>
              <w:instrText xml:space="preserve"> </w:instrText>
            </w:r>
            <w:r w:rsidRPr="00663A44">
              <w:rPr>
                <w:rStyle w:val="Hyperlink"/>
                <w:noProof/>
              </w:rPr>
              <w:fldChar w:fldCharType="separate"/>
            </w:r>
            <w:r w:rsidRPr="00663A44">
              <w:rPr>
                <w:rStyle w:val="Hyperlink"/>
                <w:noProof/>
              </w:rPr>
              <w:t>What is Git and why should you use it?</w:t>
            </w:r>
            <w:r>
              <w:rPr>
                <w:noProof/>
                <w:webHidden/>
              </w:rPr>
              <w:tab/>
            </w:r>
            <w:r>
              <w:rPr>
                <w:noProof/>
                <w:webHidden/>
              </w:rPr>
              <w:fldChar w:fldCharType="begin"/>
            </w:r>
            <w:r>
              <w:rPr>
                <w:noProof/>
                <w:webHidden/>
              </w:rPr>
              <w:instrText xml:space="preserve"> PAGEREF _Toc58443206 \h </w:instrText>
            </w:r>
          </w:ins>
          <w:r>
            <w:rPr>
              <w:noProof/>
              <w:webHidden/>
            </w:rPr>
          </w:r>
          <w:r>
            <w:rPr>
              <w:noProof/>
              <w:webHidden/>
            </w:rPr>
            <w:fldChar w:fldCharType="separate"/>
          </w:r>
          <w:ins w:id="78" w:author="Kristian Snel" w:date="2020-12-09T21:52:00Z">
            <w:r>
              <w:rPr>
                <w:noProof/>
                <w:webHidden/>
              </w:rPr>
              <w:t>16</w:t>
            </w:r>
            <w:r>
              <w:rPr>
                <w:noProof/>
                <w:webHidden/>
              </w:rPr>
              <w:fldChar w:fldCharType="end"/>
            </w:r>
            <w:r w:rsidRPr="00663A44">
              <w:rPr>
                <w:rStyle w:val="Hyperlink"/>
                <w:noProof/>
              </w:rPr>
              <w:fldChar w:fldCharType="end"/>
            </w:r>
          </w:ins>
        </w:p>
        <w:p w14:paraId="1EAB9EB6" w14:textId="7D480938" w:rsidR="00271B7C" w:rsidDel="00D95DF4" w:rsidRDefault="00D95DF4">
          <w:pPr>
            <w:pStyle w:val="TOC1"/>
            <w:tabs>
              <w:tab w:val="right" w:leader="dot" w:pos="9350"/>
            </w:tabs>
            <w:rPr>
              <w:del w:id="79" w:author="Kristian Snel" w:date="2020-12-09T15:14:00Z"/>
              <w:rFonts w:eastAsiaTheme="minorEastAsia"/>
              <w:noProof/>
            </w:rPr>
          </w:pPr>
          <w:del w:id="80" w:author="Kristian Snel" w:date="2020-12-09T15:14:00Z">
            <w:r w:rsidDel="00D95DF4">
              <w:rPr>
                <w:noProof/>
              </w:rPr>
              <w:fldChar w:fldCharType="begin"/>
            </w:r>
            <w:r w:rsidDel="00D95DF4">
              <w:rPr>
                <w:noProof/>
              </w:rPr>
              <w:delInstrText xml:space="preserve"> HYPERLINK \l "_Toc57450121" </w:delInstrText>
            </w:r>
            <w:r w:rsidDel="00D95DF4">
              <w:rPr>
                <w:noProof/>
              </w:rPr>
              <w:fldChar w:fldCharType="separate"/>
            </w:r>
          </w:del>
          <w:ins w:id="81" w:author="Kristian Snel" w:date="2020-12-09T21:52:00Z">
            <w:r w:rsidR="00B6292F">
              <w:rPr>
                <w:b/>
                <w:bCs/>
                <w:noProof/>
              </w:rPr>
              <w:t>Error! Hyperlink reference not valid.</w:t>
            </w:r>
          </w:ins>
          <w:del w:id="82" w:author="Kristian Snel" w:date="2020-12-09T15:14:00Z">
            <w:r w:rsidR="00271B7C" w:rsidRPr="00DE592F" w:rsidDel="00D95DF4">
              <w:rPr>
                <w:rStyle w:val="Hyperlink"/>
                <w:noProof/>
              </w:rPr>
              <w:delText>What is Git and why should you use it?</w:delText>
            </w:r>
            <w:r w:rsidR="00271B7C" w:rsidDel="00D95DF4">
              <w:rPr>
                <w:noProof/>
                <w:webHidden/>
              </w:rPr>
              <w:tab/>
            </w:r>
            <w:r w:rsidR="00271B7C" w:rsidDel="00D95DF4">
              <w:rPr>
                <w:noProof/>
                <w:webHidden/>
              </w:rPr>
              <w:fldChar w:fldCharType="begin"/>
            </w:r>
            <w:r w:rsidR="00271B7C" w:rsidDel="00D95DF4">
              <w:rPr>
                <w:noProof/>
                <w:webHidden/>
              </w:rPr>
              <w:delInstrText xml:space="preserve"> PAGEREF _Toc57450121 \h </w:delInstrText>
            </w:r>
            <w:r w:rsidR="00271B7C" w:rsidDel="00D95DF4">
              <w:rPr>
                <w:noProof/>
                <w:webHidden/>
              </w:rPr>
            </w:r>
            <w:r w:rsidR="00271B7C" w:rsidDel="00D95DF4">
              <w:rPr>
                <w:noProof/>
                <w:webHidden/>
              </w:rPr>
              <w:fldChar w:fldCharType="separate"/>
            </w:r>
            <w:r w:rsidR="00271B7C" w:rsidDel="00D95DF4">
              <w:rPr>
                <w:noProof/>
                <w:webHidden/>
              </w:rPr>
              <w:delText>3</w:delText>
            </w:r>
            <w:r w:rsidR="00271B7C" w:rsidDel="00D95DF4">
              <w:rPr>
                <w:noProof/>
                <w:webHidden/>
              </w:rPr>
              <w:fldChar w:fldCharType="end"/>
            </w:r>
            <w:r w:rsidDel="00D95DF4">
              <w:rPr>
                <w:noProof/>
              </w:rPr>
              <w:fldChar w:fldCharType="end"/>
            </w:r>
          </w:del>
        </w:p>
        <w:p w14:paraId="38F46D4E" w14:textId="632F6361" w:rsidR="00271B7C" w:rsidDel="00D95DF4" w:rsidRDefault="00D95DF4">
          <w:pPr>
            <w:pStyle w:val="TOC1"/>
            <w:tabs>
              <w:tab w:val="right" w:leader="dot" w:pos="9350"/>
            </w:tabs>
            <w:rPr>
              <w:del w:id="83" w:author="Kristian Snel" w:date="2020-12-09T15:14:00Z"/>
              <w:rFonts w:eastAsiaTheme="minorEastAsia"/>
              <w:noProof/>
            </w:rPr>
          </w:pPr>
          <w:del w:id="84" w:author="Kristian Snel" w:date="2020-12-09T15:14:00Z">
            <w:r w:rsidDel="00D95DF4">
              <w:rPr>
                <w:noProof/>
              </w:rPr>
              <w:fldChar w:fldCharType="begin"/>
            </w:r>
            <w:r w:rsidDel="00D95DF4">
              <w:rPr>
                <w:noProof/>
              </w:rPr>
              <w:delInstrText xml:space="preserve"> HYPERLINK \l "_Toc57450122" </w:delInstrText>
            </w:r>
            <w:r w:rsidDel="00D95DF4">
              <w:rPr>
                <w:noProof/>
              </w:rPr>
              <w:fldChar w:fldCharType="separate"/>
            </w:r>
          </w:del>
          <w:ins w:id="85" w:author="Kristian Snel" w:date="2020-12-09T21:52:00Z">
            <w:r w:rsidR="00B6292F">
              <w:rPr>
                <w:b/>
                <w:bCs/>
                <w:noProof/>
              </w:rPr>
              <w:t>Error! Hyperlink reference not valid.</w:t>
            </w:r>
          </w:ins>
          <w:del w:id="86" w:author="Kristian Snel" w:date="2020-12-09T15:14:00Z">
            <w:r w:rsidR="00271B7C" w:rsidRPr="00DE592F" w:rsidDel="00D95DF4">
              <w:rPr>
                <w:rStyle w:val="Hyperlink"/>
                <w:noProof/>
              </w:rPr>
              <w:delText>Manual structure</w:delText>
            </w:r>
            <w:r w:rsidR="00271B7C" w:rsidDel="00D95DF4">
              <w:rPr>
                <w:noProof/>
                <w:webHidden/>
              </w:rPr>
              <w:tab/>
            </w:r>
            <w:r w:rsidR="00271B7C" w:rsidDel="00D95DF4">
              <w:rPr>
                <w:noProof/>
                <w:webHidden/>
              </w:rPr>
              <w:fldChar w:fldCharType="begin"/>
            </w:r>
            <w:r w:rsidR="00271B7C" w:rsidDel="00D95DF4">
              <w:rPr>
                <w:noProof/>
                <w:webHidden/>
              </w:rPr>
              <w:delInstrText xml:space="preserve"> PAGEREF _Toc57450122 \h </w:delInstrText>
            </w:r>
            <w:r w:rsidR="00271B7C" w:rsidDel="00D95DF4">
              <w:rPr>
                <w:noProof/>
                <w:webHidden/>
              </w:rPr>
            </w:r>
            <w:r w:rsidR="00271B7C" w:rsidDel="00D95DF4">
              <w:rPr>
                <w:noProof/>
                <w:webHidden/>
              </w:rPr>
              <w:fldChar w:fldCharType="separate"/>
            </w:r>
            <w:r w:rsidR="00271B7C" w:rsidDel="00D95DF4">
              <w:rPr>
                <w:noProof/>
                <w:webHidden/>
              </w:rPr>
              <w:delText>3</w:delText>
            </w:r>
            <w:r w:rsidR="00271B7C" w:rsidDel="00D95DF4">
              <w:rPr>
                <w:noProof/>
                <w:webHidden/>
              </w:rPr>
              <w:fldChar w:fldCharType="end"/>
            </w:r>
            <w:r w:rsidDel="00D95DF4">
              <w:rPr>
                <w:noProof/>
              </w:rPr>
              <w:fldChar w:fldCharType="end"/>
            </w:r>
          </w:del>
        </w:p>
        <w:p w14:paraId="1412243A" w14:textId="4008CB88" w:rsidR="00271B7C" w:rsidDel="00D95DF4" w:rsidRDefault="00D95DF4">
          <w:pPr>
            <w:pStyle w:val="TOC1"/>
            <w:tabs>
              <w:tab w:val="right" w:leader="dot" w:pos="9350"/>
            </w:tabs>
            <w:rPr>
              <w:del w:id="87" w:author="Kristian Snel" w:date="2020-12-09T15:14:00Z"/>
              <w:rFonts w:eastAsiaTheme="minorEastAsia"/>
              <w:noProof/>
            </w:rPr>
          </w:pPr>
          <w:del w:id="88" w:author="Kristian Snel" w:date="2020-12-09T15:14:00Z">
            <w:r w:rsidDel="00D95DF4">
              <w:rPr>
                <w:noProof/>
              </w:rPr>
              <w:fldChar w:fldCharType="begin"/>
            </w:r>
            <w:r w:rsidDel="00D95DF4">
              <w:rPr>
                <w:noProof/>
              </w:rPr>
              <w:delInstrText xml:space="preserve"> HYPERLINK \l "_Toc57450123" </w:delInstrText>
            </w:r>
            <w:r w:rsidDel="00D95DF4">
              <w:rPr>
                <w:noProof/>
              </w:rPr>
              <w:fldChar w:fldCharType="separate"/>
            </w:r>
          </w:del>
          <w:ins w:id="89" w:author="Kristian Snel" w:date="2020-12-09T21:52:00Z">
            <w:r w:rsidR="00B6292F">
              <w:rPr>
                <w:b/>
                <w:bCs/>
                <w:noProof/>
              </w:rPr>
              <w:t>Error! Hyperlink reference not valid.</w:t>
            </w:r>
          </w:ins>
          <w:del w:id="90" w:author="Kristian Snel" w:date="2020-12-09T15:14:00Z">
            <w:r w:rsidR="00271B7C" w:rsidRPr="00DE592F" w:rsidDel="00D95DF4">
              <w:rPr>
                <w:rStyle w:val="Hyperlink"/>
                <w:noProof/>
              </w:rPr>
              <w:delText>Git Basic</w:delText>
            </w:r>
            <w:r w:rsidR="00271B7C" w:rsidDel="00D95DF4">
              <w:rPr>
                <w:noProof/>
                <w:webHidden/>
              </w:rPr>
              <w:tab/>
            </w:r>
            <w:r w:rsidR="00271B7C" w:rsidDel="00D95DF4">
              <w:rPr>
                <w:noProof/>
                <w:webHidden/>
              </w:rPr>
              <w:fldChar w:fldCharType="begin"/>
            </w:r>
            <w:r w:rsidR="00271B7C" w:rsidDel="00D95DF4">
              <w:rPr>
                <w:noProof/>
                <w:webHidden/>
              </w:rPr>
              <w:delInstrText xml:space="preserve"> PAGEREF _Toc57450123 \h </w:delInstrText>
            </w:r>
            <w:r w:rsidR="00271B7C" w:rsidDel="00D95DF4">
              <w:rPr>
                <w:noProof/>
                <w:webHidden/>
              </w:rPr>
            </w:r>
            <w:r w:rsidR="00271B7C" w:rsidDel="00D95DF4">
              <w:rPr>
                <w:noProof/>
                <w:webHidden/>
              </w:rPr>
              <w:fldChar w:fldCharType="separate"/>
            </w:r>
            <w:r w:rsidR="00271B7C" w:rsidDel="00D95DF4">
              <w:rPr>
                <w:noProof/>
                <w:webHidden/>
              </w:rPr>
              <w:delText>4</w:delText>
            </w:r>
            <w:r w:rsidR="00271B7C" w:rsidDel="00D95DF4">
              <w:rPr>
                <w:noProof/>
                <w:webHidden/>
              </w:rPr>
              <w:fldChar w:fldCharType="end"/>
            </w:r>
            <w:r w:rsidDel="00D95DF4">
              <w:rPr>
                <w:noProof/>
              </w:rPr>
              <w:fldChar w:fldCharType="end"/>
            </w:r>
          </w:del>
        </w:p>
        <w:p w14:paraId="17048536" w14:textId="1C1352B2" w:rsidR="00271B7C" w:rsidDel="00D95DF4" w:rsidRDefault="00D95DF4">
          <w:pPr>
            <w:pStyle w:val="TOC2"/>
            <w:tabs>
              <w:tab w:val="right" w:leader="dot" w:pos="9350"/>
            </w:tabs>
            <w:rPr>
              <w:del w:id="91" w:author="Kristian Snel" w:date="2020-12-09T15:14:00Z"/>
              <w:rFonts w:eastAsiaTheme="minorEastAsia"/>
              <w:noProof/>
            </w:rPr>
          </w:pPr>
          <w:del w:id="92" w:author="Kristian Snel" w:date="2020-12-09T15:14:00Z">
            <w:r w:rsidDel="00D95DF4">
              <w:rPr>
                <w:noProof/>
              </w:rPr>
              <w:fldChar w:fldCharType="begin"/>
            </w:r>
            <w:r w:rsidDel="00D95DF4">
              <w:rPr>
                <w:noProof/>
              </w:rPr>
              <w:delInstrText xml:space="preserve"> HYPERLINK \l "_Toc57450124" </w:delInstrText>
            </w:r>
            <w:r w:rsidDel="00D95DF4">
              <w:rPr>
                <w:noProof/>
              </w:rPr>
              <w:fldChar w:fldCharType="separate"/>
            </w:r>
          </w:del>
          <w:ins w:id="93" w:author="Kristian Snel" w:date="2020-12-09T21:52:00Z">
            <w:r w:rsidR="00B6292F">
              <w:rPr>
                <w:b/>
                <w:bCs/>
                <w:noProof/>
              </w:rPr>
              <w:t>Error! Hyperlink reference not valid.</w:t>
            </w:r>
          </w:ins>
          <w:del w:id="94" w:author="Kristian Snel" w:date="2020-12-09T15:14:00Z">
            <w:r w:rsidR="00271B7C" w:rsidRPr="00DE592F" w:rsidDel="00D95DF4">
              <w:rPr>
                <w:rStyle w:val="Hyperlink"/>
                <w:noProof/>
              </w:rPr>
              <w:delText>Getting started with</w:delText>
            </w:r>
            <w:r w:rsidR="00271B7C" w:rsidDel="00D95DF4">
              <w:rPr>
                <w:noProof/>
                <w:webHidden/>
              </w:rPr>
              <w:tab/>
            </w:r>
            <w:r w:rsidR="00271B7C" w:rsidDel="00D95DF4">
              <w:rPr>
                <w:noProof/>
                <w:webHidden/>
              </w:rPr>
              <w:fldChar w:fldCharType="begin"/>
            </w:r>
            <w:r w:rsidR="00271B7C" w:rsidDel="00D95DF4">
              <w:rPr>
                <w:noProof/>
                <w:webHidden/>
              </w:rPr>
              <w:delInstrText xml:space="preserve"> PAGEREF _Toc57450124 \h </w:delInstrText>
            </w:r>
            <w:r w:rsidR="00271B7C" w:rsidDel="00D95DF4">
              <w:rPr>
                <w:noProof/>
                <w:webHidden/>
              </w:rPr>
            </w:r>
            <w:r w:rsidR="00271B7C" w:rsidDel="00D95DF4">
              <w:rPr>
                <w:noProof/>
                <w:webHidden/>
              </w:rPr>
              <w:fldChar w:fldCharType="separate"/>
            </w:r>
            <w:r w:rsidR="00271B7C" w:rsidDel="00D95DF4">
              <w:rPr>
                <w:noProof/>
                <w:webHidden/>
              </w:rPr>
              <w:delText>4</w:delText>
            </w:r>
            <w:r w:rsidR="00271B7C" w:rsidDel="00D95DF4">
              <w:rPr>
                <w:noProof/>
                <w:webHidden/>
              </w:rPr>
              <w:fldChar w:fldCharType="end"/>
            </w:r>
            <w:r w:rsidDel="00D95DF4">
              <w:rPr>
                <w:noProof/>
              </w:rPr>
              <w:fldChar w:fldCharType="end"/>
            </w:r>
          </w:del>
        </w:p>
        <w:p w14:paraId="23772EAD" w14:textId="4D6F5796" w:rsidR="00271B7C" w:rsidDel="00D95DF4" w:rsidRDefault="00D95DF4">
          <w:pPr>
            <w:pStyle w:val="TOC3"/>
            <w:tabs>
              <w:tab w:val="right" w:leader="dot" w:pos="9350"/>
            </w:tabs>
            <w:rPr>
              <w:del w:id="95" w:author="Kristian Snel" w:date="2020-12-09T15:14:00Z"/>
              <w:rFonts w:eastAsiaTheme="minorEastAsia"/>
              <w:noProof/>
            </w:rPr>
          </w:pPr>
          <w:del w:id="96" w:author="Kristian Snel" w:date="2020-12-09T15:14:00Z">
            <w:r w:rsidDel="00D95DF4">
              <w:rPr>
                <w:noProof/>
              </w:rPr>
              <w:fldChar w:fldCharType="begin"/>
            </w:r>
            <w:r w:rsidDel="00D95DF4">
              <w:rPr>
                <w:noProof/>
              </w:rPr>
              <w:delInstrText xml:space="preserve"> HYPERLINK \l "_Toc57450125" </w:delInstrText>
            </w:r>
            <w:r w:rsidDel="00D95DF4">
              <w:rPr>
                <w:noProof/>
              </w:rPr>
              <w:fldChar w:fldCharType="separate"/>
            </w:r>
          </w:del>
          <w:ins w:id="97" w:author="Kristian Snel" w:date="2020-12-09T21:52:00Z">
            <w:r w:rsidR="00B6292F">
              <w:rPr>
                <w:b/>
                <w:bCs/>
                <w:noProof/>
              </w:rPr>
              <w:t>Error! Hyperlink reference not valid.</w:t>
            </w:r>
          </w:ins>
          <w:del w:id="98" w:author="Kristian Snel" w:date="2020-12-09T15:14:00Z">
            <w:r w:rsidR="00271B7C" w:rsidRPr="00DE592F" w:rsidDel="00D95DF4">
              <w:rPr>
                <w:rStyle w:val="Hyperlink"/>
                <w:noProof/>
              </w:rPr>
              <w:delText>Installation</w:delText>
            </w:r>
            <w:r w:rsidR="00271B7C" w:rsidDel="00D95DF4">
              <w:rPr>
                <w:noProof/>
                <w:webHidden/>
              </w:rPr>
              <w:tab/>
            </w:r>
            <w:r w:rsidR="00271B7C" w:rsidDel="00D95DF4">
              <w:rPr>
                <w:noProof/>
                <w:webHidden/>
              </w:rPr>
              <w:fldChar w:fldCharType="begin"/>
            </w:r>
            <w:r w:rsidR="00271B7C" w:rsidDel="00D95DF4">
              <w:rPr>
                <w:noProof/>
                <w:webHidden/>
              </w:rPr>
              <w:delInstrText xml:space="preserve"> PAGEREF _Toc57450125 \h </w:delInstrText>
            </w:r>
            <w:r w:rsidR="00271B7C" w:rsidDel="00D95DF4">
              <w:rPr>
                <w:noProof/>
                <w:webHidden/>
              </w:rPr>
            </w:r>
            <w:r w:rsidR="00271B7C" w:rsidDel="00D95DF4">
              <w:rPr>
                <w:noProof/>
                <w:webHidden/>
              </w:rPr>
              <w:fldChar w:fldCharType="separate"/>
            </w:r>
            <w:r w:rsidR="00271B7C" w:rsidDel="00D95DF4">
              <w:rPr>
                <w:noProof/>
                <w:webHidden/>
              </w:rPr>
              <w:delText>4</w:delText>
            </w:r>
            <w:r w:rsidR="00271B7C" w:rsidDel="00D95DF4">
              <w:rPr>
                <w:noProof/>
                <w:webHidden/>
              </w:rPr>
              <w:fldChar w:fldCharType="end"/>
            </w:r>
            <w:r w:rsidDel="00D95DF4">
              <w:rPr>
                <w:noProof/>
              </w:rPr>
              <w:fldChar w:fldCharType="end"/>
            </w:r>
          </w:del>
        </w:p>
        <w:p w14:paraId="2E467652" w14:textId="1E2D0021" w:rsidR="00271B7C" w:rsidDel="00D95DF4" w:rsidRDefault="00D95DF4">
          <w:pPr>
            <w:pStyle w:val="TOC3"/>
            <w:tabs>
              <w:tab w:val="right" w:leader="dot" w:pos="9350"/>
            </w:tabs>
            <w:rPr>
              <w:del w:id="99" w:author="Kristian Snel" w:date="2020-12-09T15:14:00Z"/>
              <w:rFonts w:eastAsiaTheme="minorEastAsia"/>
              <w:noProof/>
            </w:rPr>
          </w:pPr>
          <w:del w:id="100" w:author="Kristian Snel" w:date="2020-12-09T15:14:00Z">
            <w:r w:rsidDel="00D95DF4">
              <w:rPr>
                <w:noProof/>
              </w:rPr>
              <w:fldChar w:fldCharType="begin"/>
            </w:r>
            <w:r w:rsidDel="00D95DF4">
              <w:rPr>
                <w:noProof/>
              </w:rPr>
              <w:delInstrText xml:space="preserve"> HYPERLINK \l "_Toc57450126" </w:delInstrText>
            </w:r>
            <w:r w:rsidDel="00D95DF4">
              <w:rPr>
                <w:noProof/>
              </w:rPr>
              <w:fldChar w:fldCharType="separate"/>
            </w:r>
          </w:del>
          <w:ins w:id="101" w:author="Kristian Snel" w:date="2020-12-09T21:52:00Z">
            <w:r w:rsidR="00B6292F">
              <w:rPr>
                <w:b/>
                <w:bCs/>
                <w:noProof/>
              </w:rPr>
              <w:t>Error! Hyperlink reference not valid.</w:t>
            </w:r>
          </w:ins>
          <w:del w:id="102" w:author="Kristian Snel" w:date="2020-12-09T15:14:00Z">
            <w:r w:rsidR="00271B7C" w:rsidRPr="00DE592F" w:rsidDel="00D95DF4">
              <w:rPr>
                <w:rStyle w:val="Hyperlink"/>
                <w:noProof/>
              </w:rPr>
              <w:delText>Setting up a test project</w:delText>
            </w:r>
            <w:r w:rsidR="00271B7C" w:rsidDel="00D95DF4">
              <w:rPr>
                <w:noProof/>
                <w:webHidden/>
              </w:rPr>
              <w:tab/>
            </w:r>
            <w:r w:rsidR="00271B7C" w:rsidDel="00D95DF4">
              <w:rPr>
                <w:noProof/>
                <w:webHidden/>
              </w:rPr>
              <w:fldChar w:fldCharType="begin"/>
            </w:r>
            <w:r w:rsidR="00271B7C" w:rsidDel="00D95DF4">
              <w:rPr>
                <w:noProof/>
                <w:webHidden/>
              </w:rPr>
              <w:delInstrText xml:space="preserve"> PAGEREF _Toc57450126 \h </w:delInstrText>
            </w:r>
            <w:r w:rsidR="00271B7C" w:rsidDel="00D95DF4">
              <w:rPr>
                <w:noProof/>
                <w:webHidden/>
              </w:rPr>
            </w:r>
            <w:r w:rsidR="00271B7C" w:rsidDel="00D95DF4">
              <w:rPr>
                <w:noProof/>
                <w:webHidden/>
              </w:rPr>
              <w:fldChar w:fldCharType="separate"/>
            </w:r>
            <w:r w:rsidR="00271B7C" w:rsidDel="00D95DF4">
              <w:rPr>
                <w:noProof/>
                <w:webHidden/>
              </w:rPr>
              <w:delText>4</w:delText>
            </w:r>
            <w:r w:rsidR="00271B7C" w:rsidDel="00D95DF4">
              <w:rPr>
                <w:noProof/>
                <w:webHidden/>
              </w:rPr>
              <w:fldChar w:fldCharType="end"/>
            </w:r>
            <w:r w:rsidDel="00D95DF4">
              <w:rPr>
                <w:noProof/>
              </w:rPr>
              <w:fldChar w:fldCharType="end"/>
            </w:r>
          </w:del>
        </w:p>
        <w:p w14:paraId="6035E89A" w14:textId="7DFDC27D" w:rsidR="00271B7C" w:rsidDel="00D95DF4" w:rsidRDefault="00D95DF4">
          <w:pPr>
            <w:pStyle w:val="TOC3"/>
            <w:tabs>
              <w:tab w:val="right" w:leader="dot" w:pos="9350"/>
            </w:tabs>
            <w:rPr>
              <w:del w:id="103" w:author="Kristian Snel" w:date="2020-12-09T15:14:00Z"/>
              <w:rFonts w:eastAsiaTheme="minorEastAsia"/>
              <w:noProof/>
            </w:rPr>
          </w:pPr>
          <w:del w:id="104" w:author="Kristian Snel" w:date="2020-12-09T15:14:00Z">
            <w:r w:rsidDel="00D95DF4">
              <w:rPr>
                <w:noProof/>
              </w:rPr>
              <w:fldChar w:fldCharType="begin"/>
            </w:r>
            <w:r w:rsidDel="00D95DF4">
              <w:rPr>
                <w:noProof/>
              </w:rPr>
              <w:delInstrText xml:space="preserve"> HYPERLINK \l "_Toc57450127" </w:delInstrText>
            </w:r>
            <w:r w:rsidDel="00D95DF4">
              <w:rPr>
                <w:noProof/>
              </w:rPr>
              <w:fldChar w:fldCharType="separate"/>
            </w:r>
          </w:del>
          <w:ins w:id="105" w:author="Kristian Snel" w:date="2020-12-09T21:52:00Z">
            <w:r w:rsidR="00B6292F">
              <w:rPr>
                <w:b/>
                <w:bCs/>
                <w:noProof/>
              </w:rPr>
              <w:t>Error! Hyperlink reference not valid.</w:t>
            </w:r>
          </w:ins>
          <w:del w:id="106" w:author="Kristian Snel" w:date="2020-12-09T15:14:00Z">
            <w:r w:rsidR="00271B7C" w:rsidRPr="00DE592F" w:rsidDel="00D95DF4">
              <w:rPr>
                <w:rStyle w:val="Hyperlink"/>
                <w:noProof/>
              </w:rPr>
              <w:delText>Cloning an existing repository</w:delText>
            </w:r>
            <w:r w:rsidR="00271B7C" w:rsidDel="00D95DF4">
              <w:rPr>
                <w:noProof/>
                <w:webHidden/>
              </w:rPr>
              <w:tab/>
            </w:r>
            <w:r w:rsidR="00271B7C" w:rsidDel="00D95DF4">
              <w:rPr>
                <w:noProof/>
                <w:webHidden/>
              </w:rPr>
              <w:fldChar w:fldCharType="begin"/>
            </w:r>
            <w:r w:rsidR="00271B7C" w:rsidDel="00D95DF4">
              <w:rPr>
                <w:noProof/>
                <w:webHidden/>
              </w:rPr>
              <w:delInstrText xml:space="preserve"> PAGEREF _Toc57450127 \h </w:delInstrText>
            </w:r>
            <w:r w:rsidR="00271B7C" w:rsidDel="00D95DF4">
              <w:rPr>
                <w:noProof/>
                <w:webHidden/>
              </w:rPr>
            </w:r>
            <w:r w:rsidR="00271B7C" w:rsidDel="00D95DF4">
              <w:rPr>
                <w:noProof/>
                <w:webHidden/>
              </w:rPr>
              <w:fldChar w:fldCharType="separate"/>
            </w:r>
            <w:r w:rsidR="00271B7C" w:rsidDel="00D95DF4">
              <w:rPr>
                <w:noProof/>
                <w:webHidden/>
              </w:rPr>
              <w:delText>4</w:delText>
            </w:r>
            <w:r w:rsidR="00271B7C" w:rsidDel="00D95DF4">
              <w:rPr>
                <w:noProof/>
                <w:webHidden/>
              </w:rPr>
              <w:fldChar w:fldCharType="end"/>
            </w:r>
            <w:r w:rsidDel="00D95DF4">
              <w:rPr>
                <w:noProof/>
              </w:rPr>
              <w:fldChar w:fldCharType="end"/>
            </w:r>
          </w:del>
        </w:p>
        <w:p w14:paraId="0F293A5C" w14:textId="2BB9D2D1" w:rsidR="00271B7C" w:rsidDel="00D95DF4" w:rsidRDefault="00D95DF4">
          <w:pPr>
            <w:pStyle w:val="TOC3"/>
            <w:tabs>
              <w:tab w:val="right" w:leader="dot" w:pos="9350"/>
            </w:tabs>
            <w:rPr>
              <w:del w:id="107" w:author="Kristian Snel" w:date="2020-12-09T15:14:00Z"/>
              <w:rFonts w:eastAsiaTheme="minorEastAsia"/>
              <w:noProof/>
            </w:rPr>
          </w:pPr>
          <w:del w:id="108" w:author="Kristian Snel" w:date="2020-12-09T15:14:00Z">
            <w:r w:rsidDel="00D95DF4">
              <w:rPr>
                <w:noProof/>
              </w:rPr>
              <w:fldChar w:fldCharType="begin"/>
            </w:r>
            <w:r w:rsidDel="00D95DF4">
              <w:rPr>
                <w:noProof/>
              </w:rPr>
              <w:delInstrText xml:space="preserve"> HYPERLINK \l "_Toc57450128" </w:delInstrText>
            </w:r>
            <w:r w:rsidDel="00D95DF4">
              <w:rPr>
                <w:noProof/>
              </w:rPr>
              <w:fldChar w:fldCharType="separate"/>
            </w:r>
          </w:del>
          <w:ins w:id="109" w:author="Kristian Snel" w:date="2020-12-09T21:52:00Z">
            <w:r w:rsidR="00B6292F">
              <w:rPr>
                <w:b/>
                <w:bCs/>
                <w:noProof/>
              </w:rPr>
              <w:t>Error! Hyperlink reference not valid.</w:t>
            </w:r>
          </w:ins>
          <w:del w:id="110" w:author="Kristian Snel" w:date="2020-12-09T15:14:00Z">
            <w:r w:rsidR="00271B7C" w:rsidRPr="00DE592F" w:rsidDel="00D95DF4">
              <w:rPr>
                <w:rStyle w:val="Hyperlink"/>
                <w:noProof/>
              </w:rPr>
              <w:delText>Setting up a new repository</w:delText>
            </w:r>
            <w:r w:rsidR="00271B7C" w:rsidDel="00D95DF4">
              <w:rPr>
                <w:noProof/>
                <w:webHidden/>
              </w:rPr>
              <w:tab/>
            </w:r>
            <w:r w:rsidR="00271B7C" w:rsidDel="00D95DF4">
              <w:rPr>
                <w:noProof/>
                <w:webHidden/>
              </w:rPr>
              <w:fldChar w:fldCharType="begin"/>
            </w:r>
            <w:r w:rsidR="00271B7C" w:rsidDel="00D95DF4">
              <w:rPr>
                <w:noProof/>
                <w:webHidden/>
              </w:rPr>
              <w:delInstrText xml:space="preserve"> PAGEREF _Toc57450128 \h </w:delInstrText>
            </w:r>
            <w:r w:rsidR="00271B7C" w:rsidDel="00D95DF4">
              <w:rPr>
                <w:noProof/>
                <w:webHidden/>
              </w:rPr>
            </w:r>
            <w:r w:rsidR="00271B7C" w:rsidDel="00D95DF4">
              <w:rPr>
                <w:noProof/>
                <w:webHidden/>
              </w:rPr>
              <w:fldChar w:fldCharType="separate"/>
            </w:r>
            <w:r w:rsidR="00271B7C" w:rsidDel="00D95DF4">
              <w:rPr>
                <w:noProof/>
                <w:webHidden/>
              </w:rPr>
              <w:delText>4</w:delText>
            </w:r>
            <w:r w:rsidR="00271B7C" w:rsidDel="00D95DF4">
              <w:rPr>
                <w:noProof/>
                <w:webHidden/>
              </w:rPr>
              <w:fldChar w:fldCharType="end"/>
            </w:r>
            <w:r w:rsidDel="00D95DF4">
              <w:rPr>
                <w:noProof/>
              </w:rPr>
              <w:fldChar w:fldCharType="end"/>
            </w:r>
          </w:del>
        </w:p>
        <w:p w14:paraId="3BB089CE" w14:textId="3C034C51" w:rsidR="00271B7C" w:rsidDel="00D95DF4" w:rsidRDefault="00D95DF4">
          <w:pPr>
            <w:pStyle w:val="TOC2"/>
            <w:tabs>
              <w:tab w:val="right" w:leader="dot" w:pos="9350"/>
            </w:tabs>
            <w:rPr>
              <w:del w:id="111" w:author="Kristian Snel" w:date="2020-12-09T15:14:00Z"/>
              <w:rFonts w:eastAsiaTheme="minorEastAsia"/>
              <w:noProof/>
            </w:rPr>
          </w:pPr>
          <w:del w:id="112" w:author="Kristian Snel" w:date="2020-12-09T15:14:00Z">
            <w:r w:rsidDel="00D95DF4">
              <w:rPr>
                <w:noProof/>
              </w:rPr>
              <w:fldChar w:fldCharType="begin"/>
            </w:r>
            <w:r w:rsidDel="00D95DF4">
              <w:rPr>
                <w:noProof/>
              </w:rPr>
              <w:delInstrText xml:space="preserve"> HYPERLINK \l "_Toc57450129" </w:delInstrText>
            </w:r>
            <w:r w:rsidDel="00D95DF4">
              <w:rPr>
                <w:noProof/>
              </w:rPr>
              <w:fldChar w:fldCharType="separate"/>
            </w:r>
          </w:del>
          <w:ins w:id="113" w:author="Kristian Snel" w:date="2020-12-09T21:52:00Z">
            <w:r w:rsidR="00B6292F">
              <w:rPr>
                <w:b/>
                <w:bCs/>
                <w:noProof/>
              </w:rPr>
              <w:t>Error! Hyperlink reference not valid.</w:t>
            </w:r>
          </w:ins>
          <w:del w:id="114" w:author="Kristian Snel" w:date="2020-12-09T15:14:00Z">
            <w:r w:rsidR="00271B7C" w:rsidRPr="00DE592F" w:rsidDel="00D95DF4">
              <w:rPr>
                <w:rStyle w:val="Hyperlink"/>
                <w:noProof/>
              </w:rPr>
              <w:delText>Git workflow</w:delText>
            </w:r>
            <w:r w:rsidR="00271B7C" w:rsidDel="00D95DF4">
              <w:rPr>
                <w:noProof/>
                <w:webHidden/>
              </w:rPr>
              <w:tab/>
            </w:r>
            <w:r w:rsidR="00271B7C" w:rsidDel="00D95DF4">
              <w:rPr>
                <w:noProof/>
                <w:webHidden/>
              </w:rPr>
              <w:fldChar w:fldCharType="begin"/>
            </w:r>
            <w:r w:rsidR="00271B7C" w:rsidDel="00D95DF4">
              <w:rPr>
                <w:noProof/>
                <w:webHidden/>
              </w:rPr>
              <w:delInstrText xml:space="preserve"> PAGEREF _Toc57450129 \h </w:delInstrText>
            </w:r>
            <w:r w:rsidR="00271B7C" w:rsidDel="00D95DF4">
              <w:rPr>
                <w:noProof/>
                <w:webHidden/>
              </w:rPr>
            </w:r>
            <w:r w:rsidR="00271B7C" w:rsidDel="00D95DF4">
              <w:rPr>
                <w:noProof/>
                <w:webHidden/>
              </w:rPr>
              <w:fldChar w:fldCharType="separate"/>
            </w:r>
            <w:r w:rsidR="00271B7C" w:rsidDel="00D95DF4">
              <w:rPr>
                <w:noProof/>
                <w:webHidden/>
              </w:rPr>
              <w:delText>4</w:delText>
            </w:r>
            <w:r w:rsidR="00271B7C" w:rsidDel="00D95DF4">
              <w:rPr>
                <w:noProof/>
                <w:webHidden/>
              </w:rPr>
              <w:fldChar w:fldCharType="end"/>
            </w:r>
            <w:r w:rsidDel="00D95DF4">
              <w:rPr>
                <w:noProof/>
              </w:rPr>
              <w:fldChar w:fldCharType="end"/>
            </w:r>
          </w:del>
        </w:p>
        <w:p w14:paraId="7EA36804" w14:textId="66CB2125" w:rsidR="00271B7C" w:rsidDel="00D95DF4" w:rsidRDefault="00D95DF4">
          <w:pPr>
            <w:pStyle w:val="TOC3"/>
            <w:tabs>
              <w:tab w:val="right" w:leader="dot" w:pos="9350"/>
            </w:tabs>
            <w:rPr>
              <w:del w:id="115" w:author="Kristian Snel" w:date="2020-12-09T15:14:00Z"/>
              <w:rFonts w:eastAsiaTheme="minorEastAsia"/>
              <w:noProof/>
            </w:rPr>
          </w:pPr>
          <w:del w:id="116" w:author="Kristian Snel" w:date="2020-12-09T15:14:00Z">
            <w:r w:rsidDel="00D95DF4">
              <w:rPr>
                <w:noProof/>
              </w:rPr>
              <w:fldChar w:fldCharType="begin"/>
            </w:r>
            <w:r w:rsidDel="00D95DF4">
              <w:rPr>
                <w:noProof/>
              </w:rPr>
              <w:delInstrText xml:space="preserve"> HYPERLINK \l "_Toc57450130" </w:delInstrText>
            </w:r>
            <w:r w:rsidDel="00D95DF4">
              <w:rPr>
                <w:noProof/>
              </w:rPr>
              <w:fldChar w:fldCharType="separate"/>
            </w:r>
          </w:del>
          <w:ins w:id="117" w:author="Kristian Snel" w:date="2020-12-09T21:52:00Z">
            <w:r w:rsidR="00B6292F">
              <w:rPr>
                <w:b/>
                <w:bCs/>
                <w:noProof/>
              </w:rPr>
              <w:t>Error! Hyperlink reference not valid.</w:t>
            </w:r>
          </w:ins>
          <w:del w:id="118" w:author="Kristian Snel" w:date="2020-12-09T15:14:00Z">
            <w:r w:rsidR="00271B7C" w:rsidRPr="00DE592F" w:rsidDel="00D95DF4">
              <w:rPr>
                <w:rStyle w:val="Hyperlink"/>
                <w:noProof/>
              </w:rPr>
              <w:delText>Push pull requests</w:delText>
            </w:r>
            <w:r w:rsidR="00271B7C" w:rsidDel="00D95DF4">
              <w:rPr>
                <w:noProof/>
                <w:webHidden/>
              </w:rPr>
              <w:tab/>
            </w:r>
            <w:r w:rsidR="00271B7C" w:rsidDel="00D95DF4">
              <w:rPr>
                <w:noProof/>
                <w:webHidden/>
              </w:rPr>
              <w:fldChar w:fldCharType="begin"/>
            </w:r>
            <w:r w:rsidR="00271B7C" w:rsidDel="00D95DF4">
              <w:rPr>
                <w:noProof/>
                <w:webHidden/>
              </w:rPr>
              <w:delInstrText xml:space="preserve"> PAGEREF _Toc57450130 \h </w:delInstrText>
            </w:r>
            <w:r w:rsidR="00271B7C" w:rsidDel="00D95DF4">
              <w:rPr>
                <w:noProof/>
                <w:webHidden/>
              </w:rPr>
            </w:r>
            <w:r w:rsidR="00271B7C" w:rsidDel="00D95DF4">
              <w:rPr>
                <w:noProof/>
                <w:webHidden/>
              </w:rPr>
              <w:fldChar w:fldCharType="separate"/>
            </w:r>
            <w:r w:rsidR="00271B7C" w:rsidDel="00D95DF4">
              <w:rPr>
                <w:noProof/>
                <w:webHidden/>
              </w:rPr>
              <w:delText>4</w:delText>
            </w:r>
            <w:r w:rsidR="00271B7C" w:rsidDel="00D95DF4">
              <w:rPr>
                <w:noProof/>
                <w:webHidden/>
              </w:rPr>
              <w:fldChar w:fldCharType="end"/>
            </w:r>
            <w:r w:rsidDel="00D95DF4">
              <w:rPr>
                <w:noProof/>
              </w:rPr>
              <w:fldChar w:fldCharType="end"/>
            </w:r>
          </w:del>
        </w:p>
        <w:p w14:paraId="5DDA6CE5" w14:textId="7B8F286E" w:rsidR="00271B7C" w:rsidDel="00D95DF4" w:rsidRDefault="00D95DF4">
          <w:pPr>
            <w:pStyle w:val="TOC1"/>
            <w:tabs>
              <w:tab w:val="right" w:leader="dot" w:pos="9350"/>
            </w:tabs>
            <w:rPr>
              <w:del w:id="119" w:author="Kristian Snel" w:date="2020-12-09T15:14:00Z"/>
              <w:rFonts w:eastAsiaTheme="minorEastAsia"/>
              <w:noProof/>
            </w:rPr>
          </w:pPr>
          <w:del w:id="120" w:author="Kristian Snel" w:date="2020-12-09T15:14:00Z">
            <w:r w:rsidDel="00D95DF4">
              <w:rPr>
                <w:noProof/>
              </w:rPr>
              <w:fldChar w:fldCharType="begin"/>
            </w:r>
            <w:r w:rsidDel="00D95DF4">
              <w:rPr>
                <w:noProof/>
              </w:rPr>
              <w:delInstrText xml:space="preserve"> HYPERLINK \l "_Toc57450131" </w:delInstrText>
            </w:r>
            <w:r w:rsidDel="00D95DF4">
              <w:rPr>
                <w:noProof/>
              </w:rPr>
              <w:fldChar w:fldCharType="separate"/>
            </w:r>
          </w:del>
          <w:ins w:id="121" w:author="Kristian Snel" w:date="2020-12-09T21:52:00Z">
            <w:r w:rsidR="00B6292F">
              <w:rPr>
                <w:b/>
                <w:bCs/>
                <w:noProof/>
              </w:rPr>
              <w:t>Error! Hyperlink reference not valid.</w:t>
            </w:r>
          </w:ins>
          <w:del w:id="122" w:author="Kristian Snel" w:date="2020-12-09T15:14:00Z">
            <w:r w:rsidR="00271B7C" w:rsidRPr="00DE592F" w:rsidDel="00D95DF4">
              <w:rPr>
                <w:rStyle w:val="Hyperlink"/>
                <w:noProof/>
              </w:rPr>
              <w:delText>Git Technical</w:delText>
            </w:r>
            <w:r w:rsidR="00271B7C" w:rsidDel="00D95DF4">
              <w:rPr>
                <w:noProof/>
                <w:webHidden/>
              </w:rPr>
              <w:tab/>
            </w:r>
            <w:r w:rsidR="00271B7C" w:rsidDel="00D95DF4">
              <w:rPr>
                <w:noProof/>
                <w:webHidden/>
              </w:rPr>
              <w:fldChar w:fldCharType="begin"/>
            </w:r>
            <w:r w:rsidR="00271B7C" w:rsidDel="00D95DF4">
              <w:rPr>
                <w:noProof/>
                <w:webHidden/>
              </w:rPr>
              <w:delInstrText xml:space="preserve"> PAGEREF _Toc57450131 \h </w:delInstrText>
            </w:r>
            <w:r w:rsidR="00271B7C" w:rsidDel="00D95DF4">
              <w:rPr>
                <w:noProof/>
                <w:webHidden/>
              </w:rPr>
            </w:r>
            <w:r w:rsidR="00271B7C" w:rsidDel="00D95DF4">
              <w:rPr>
                <w:noProof/>
                <w:webHidden/>
              </w:rPr>
              <w:fldChar w:fldCharType="separate"/>
            </w:r>
            <w:r w:rsidR="00271B7C" w:rsidDel="00D95DF4">
              <w:rPr>
                <w:noProof/>
                <w:webHidden/>
              </w:rPr>
              <w:delText>6</w:delText>
            </w:r>
            <w:r w:rsidR="00271B7C" w:rsidDel="00D95DF4">
              <w:rPr>
                <w:noProof/>
                <w:webHidden/>
              </w:rPr>
              <w:fldChar w:fldCharType="end"/>
            </w:r>
            <w:r w:rsidDel="00D95DF4">
              <w:rPr>
                <w:noProof/>
              </w:rPr>
              <w:fldChar w:fldCharType="end"/>
            </w:r>
          </w:del>
        </w:p>
        <w:p w14:paraId="1F906862" w14:textId="62C05E2D" w:rsidR="00271B7C" w:rsidDel="00D95DF4" w:rsidRDefault="00D95DF4">
          <w:pPr>
            <w:pStyle w:val="TOC1"/>
            <w:tabs>
              <w:tab w:val="right" w:leader="dot" w:pos="9350"/>
            </w:tabs>
            <w:rPr>
              <w:del w:id="123" w:author="Kristian Snel" w:date="2020-12-09T15:14:00Z"/>
              <w:rFonts w:eastAsiaTheme="minorEastAsia"/>
              <w:noProof/>
            </w:rPr>
          </w:pPr>
          <w:del w:id="124" w:author="Kristian Snel" w:date="2020-12-09T15:14:00Z">
            <w:r w:rsidDel="00D95DF4">
              <w:rPr>
                <w:noProof/>
              </w:rPr>
              <w:fldChar w:fldCharType="begin"/>
            </w:r>
            <w:r w:rsidDel="00D95DF4">
              <w:rPr>
                <w:noProof/>
              </w:rPr>
              <w:delInstrText xml:space="preserve"> HYPERLINK \l "_Toc57450132" </w:delInstrText>
            </w:r>
            <w:r w:rsidDel="00D95DF4">
              <w:rPr>
                <w:noProof/>
              </w:rPr>
              <w:fldChar w:fldCharType="separate"/>
            </w:r>
          </w:del>
          <w:ins w:id="125" w:author="Kristian Snel" w:date="2020-12-09T21:52:00Z">
            <w:r w:rsidR="00B6292F">
              <w:rPr>
                <w:b/>
                <w:bCs/>
                <w:noProof/>
              </w:rPr>
              <w:t>Error! Hyperlink reference not valid.</w:t>
            </w:r>
          </w:ins>
          <w:del w:id="126" w:author="Kristian Snel" w:date="2020-12-09T15:14:00Z">
            <w:r w:rsidR="00271B7C" w:rsidRPr="00DE592F" w:rsidDel="00D95DF4">
              <w:rPr>
                <w:rStyle w:val="Hyperlink"/>
                <w:noProof/>
              </w:rPr>
              <w:delText>Git Management</w:delText>
            </w:r>
            <w:r w:rsidR="00271B7C" w:rsidDel="00D95DF4">
              <w:rPr>
                <w:noProof/>
                <w:webHidden/>
              </w:rPr>
              <w:tab/>
            </w:r>
            <w:r w:rsidR="00271B7C" w:rsidDel="00D95DF4">
              <w:rPr>
                <w:noProof/>
                <w:webHidden/>
              </w:rPr>
              <w:fldChar w:fldCharType="begin"/>
            </w:r>
            <w:r w:rsidR="00271B7C" w:rsidDel="00D95DF4">
              <w:rPr>
                <w:noProof/>
                <w:webHidden/>
              </w:rPr>
              <w:delInstrText xml:space="preserve"> PAGEREF _Toc57450132 \h </w:delInstrText>
            </w:r>
            <w:r w:rsidR="00271B7C" w:rsidDel="00D95DF4">
              <w:rPr>
                <w:noProof/>
                <w:webHidden/>
              </w:rPr>
            </w:r>
            <w:r w:rsidR="00271B7C" w:rsidDel="00D95DF4">
              <w:rPr>
                <w:noProof/>
                <w:webHidden/>
              </w:rPr>
              <w:fldChar w:fldCharType="separate"/>
            </w:r>
            <w:r w:rsidR="00271B7C" w:rsidDel="00D95DF4">
              <w:rPr>
                <w:noProof/>
                <w:webHidden/>
              </w:rPr>
              <w:delText>6</w:delText>
            </w:r>
            <w:r w:rsidR="00271B7C" w:rsidDel="00D95DF4">
              <w:rPr>
                <w:noProof/>
                <w:webHidden/>
              </w:rPr>
              <w:fldChar w:fldCharType="end"/>
            </w:r>
            <w:r w:rsidDel="00D95DF4">
              <w:rPr>
                <w:noProof/>
              </w:rPr>
              <w:fldChar w:fldCharType="end"/>
            </w:r>
          </w:del>
        </w:p>
        <w:p w14:paraId="02012D41" w14:textId="0C908DD3" w:rsidR="00271B7C" w:rsidDel="00D95DF4" w:rsidRDefault="00D95DF4">
          <w:pPr>
            <w:pStyle w:val="TOC1"/>
            <w:tabs>
              <w:tab w:val="right" w:leader="dot" w:pos="9350"/>
            </w:tabs>
            <w:rPr>
              <w:del w:id="127" w:author="Kristian Snel" w:date="2020-12-09T15:14:00Z"/>
              <w:rFonts w:eastAsiaTheme="minorEastAsia"/>
              <w:noProof/>
            </w:rPr>
          </w:pPr>
          <w:del w:id="128" w:author="Kristian Snel" w:date="2020-12-09T15:14:00Z">
            <w:r w:rsidDel="00D95DF4">
              <w:rPr>
                <w:noProof/>
              </w:rPr>
              <w:fldChar w:fldCharType="begin"/>
            </w:r>
            <w:r w:rsidDel="00D95DF4">
              <w:rPr>
                <w:noProof/>
              </w:rPr>
              <w:delInstrText xml:space="preserve"> HYPERLINK \l "_Toc57450133" </w:delInstrText>
            </w:r>
            <w:r w:rsidDel="00D95DF4">
              <w:rPr>
                <w:noProof/>
              </w:rPr>
              <w:fldChar w:fldCharType="separate"/>
            </w:r>
          </w:del>
          <w:ins w:id="129" w:author="Kristian Snel" w:date="2020-12-09T21:52:00Z">
            <w:r w:rsidR="00B6292F">
              <w:rPr>
                <w:b/>
                <w:bCs/>
                <w:noProof/>
              </w:rPr>
              <w:t>Error! Hyperlink reference not valid.</w:t>
            </w:r>
          </w:ins>
          <w:del w:id="130" w:author="Kristian Snel" w:date="2020-12-09T15:14:00Z">
            <w:r w:rsidR="00271B7C" w:rsidRPr="00DE592F" w:rsidDel="00D95DF4">
              <w:rPr>
                <w:rStyle w:val="Hyperlink"/>
                <w:noProof/>
              </w:rPr>
              <w:delText>Git Advanced</w:delText>
            </w:r>
            <w:r w:rsidR="00271B7C" w:rsidDel="00D95DF4">
              <w:rPr>
                <w:noProof/>
                <w:webHidden/>
              </w:rPr>
              <w:tab/>
            </w:r>
            <w:r w:rsidR="00271B7C" w:rsidDel="00D95DF4">
              <w:rPr>
                <w:noProof/>
                <w:webHidden/>
              </w:rPr>
              <w:fldChar w:fldCharType="begin"/>
            </w:r>
            <w:r w:rsidR="00271B7C" w:rsidDel="00D95DF4">
              <w:rPr>
                <w:noProof/>
                <w:webHidden/>
              </w:rPr>
              <w:delInstrText xml:space="preserve"> PAGEREF _Toc57450133 \h </w:delInstrText>
            </w:r>
            <w:r w:rsidR="00271B7C" w:rsidDel="00D95DF4">
              <w:rPr>
                <w:noProof/>
                <w:webHidden/>
              </w:rPr>
            </w:r>
            <w:r w:rsidR="00271B7C" w:rsidDel="00D95DF4">
              <w:rPr>
                <w:noProof/>
                <w:webHidden/>
              </w:rPr>
              <w:fldChar w:fldCharType="separate"/>
            </w:r>
            <w:r w:rsidR="00271B7C" w:rsidDel="00D95DF4">
              <w:rPr>
                <w:noProof/>
                <w:webHidden/>
              </w:rPr>
              <w:delText>6</w:delText>
            </w:r>
            <w:r w:rsidR="00271B7C" w:rsidDel="00D95DF4">
              <w:rPr>
                <w:noProof/>
                <w:webHidden/>
              </w:rPr>
              <w:fldChar w:fldCharType="end"/>
            </w:r>
            <w:r w:rsidDel="00D95DF4">
              <w:rPr>
                <w:noProof/>
              </w:rPr>
              <w:fldChar w:fldCharType="end"/>
            </w:r>
          </w:del>
        </w:p>
        <w:p w14:paraId="0231CC31" w14:textId="58C98D52" w:rsidR="00271B7C" w:rsidDel="00D95DF4" w:rsidRDefault="00D95DF4">
          <w:pPr>
            <w:pStyle w:val="TOC1"/>
            <w:tabs>
              <w:tab w:val="right" w:leader="dot" w:pos="9350"/>
            </w:tabs>
            <w:rPr>
              <w:del w:id="131" w:author="Kristian Snel" w:date="2020-12-09T15:14:00Z"/>
              <w:rFonts w:eastAsiaTheme="minorEastAsia"/>
              <w:noProof/>
            </w:rPr>
          </w:pPr>
          <w:del w:id="132" w:author="Kristian Snel" w:date="2020-12-09T15:14:00Z">
            <w:r w:rsidDel="00D95DF4">
              <w:rPr>
                <w:noProof/>
              </w:rPr>
              <w:fldChar w:fldCharType="begin"/>
            </w:r>
            <w:r w:rsidDel="00D95DF4">
              <w:rPr>
                <w:noProof/>
              </w:rPr>
              <w:delInstrText xml:space="preserve"> HYPERLINK \l "_Toc57450134" </w:delInstrText>
            </w:r>
            <w:r w:rsidDel="00D95DF4">
              <w:rPr>
                <w:noProof/>
              </w:rPr>
              <w:fldChar w:fldCharType="separate"/>
            </w:r>
          </w:del>
          <w:ins w:id="133" w:author="Kristian Snel" w:date="2020-12-09T21:52:00Z">
            <w:r w:rsidR="00B6292F">
              <w:rPr>
                <w:b/>
                <w:bCs/>
                <w:noProof/>
              </w:rPr>
              <w:t>Error! Hyperlink reference not valid.</w:t>
            </w:r>
          </w:ins>
          <w:del w:id="134" w:author="Kristian Snel" w:date="2020-12-09T15:14:00Z">
            <w:r w:rsidR="00271B7C" w:rsidRPr="00DE592F" w:rsidDel="00D95DF4">
              <w:rPr>
                <w:rStyle w:val="Hyperlink"/>
                <w:noProof/>
              </w:rPr>
              <w:delText>Extra info</w:delText>
            </w:r>
            <w:r w:rsidR="00271B7C" w:rsidDel="00D95DF4">
              <w:rPr>
                <w:noProof/>
                <w:webHidden/>
              </w:rPr>
              <w:tab/>
            </w:r>
            <w:r w:rsidR="00271B7C" w:rsidDel="00D95DF4">
              <w:rPr>
                <w:noProof/>
                <w:webHidden/>
              </w:rPr>
              <w:fldChar w:fldCharType="begin"/>
            </w:r>
            <w:r w:rsidR="00271B7C" w:rsidDel="00D95DF4">
              <w:rPr>
                <w:noProof/>
                <w:webHidden/>
              </w:rPr>
              <w:delInstrText xml:space="preserve"> PAGEREF _Toc57450134 \h </w:delInstrText>
            </w:r>
            <w:r w:rsidR="00271B7C" w:rsidDel="00D95DF4">
              <w:rPr>
                <w:noProof/>
                <w:webHidden/>
              </w:rPr>
            </w:r>
            <w:r w:rsidR="00271B7C" w:rsidDel="00D95DF4">
              <w:rPr>
                <w:noProof/>
                <w:webHidden/>
              </w:rPr>
              <w:fldChar w:fldCharType="separate"/>
            </w:r>
            <w:r w:rsidR="00271B7C" w:rsidDel="00D95DF4">
              <w:rPr>
                <w:noProof/>
                <w:webHidden/>
              </w:rPr>
              <w:delText>7</w:delText>
            </w:r>
            <w:r w:rsidR="00271B7C" w:rsidDel="00D95DF4">
              <w:rPr>
                <w:noProof/>
                <w:webHidden/>
              </w:rPr>
              <w:fldChar w:fldCharType="end"/>
            </w:r>
            <w:r w:rsidDel="00D95DF4">
              <w:rPr>
                <w:noProof/>
              </w:rPr>
              <w:fldChar w:fldCharType="end"/>
            </w:r>
          </w:del>
        </w:p>
        <w:p w14:paraId="4B732268" w14:textId="66556CB3" w:rsidR="00271B7C" w:rsidDel="00D95DF4" w:rsidRDefault="00D95DF4">
          <w:pPr>
            <w:pStyle w:val="TOC2"/>
            <w:tabs>
              <w:tab w:val="right" w:leader="dot" w:pos="9350"/>
            </w:tabs>
            <w:rPr>
              <w:del w:id="135" w:author="Kristian Snel" w:date="2020-12-09T15:14:00Z"/>
              <w:rFonts w:eastAsiaTheme="minorEastAsia"/>
              <w:noProof/>
            </w:rPr>
          </w:pPr>
          <w:del w:id="136" w:author="Kristian Snel" w:date="2020-12-09T15:14:00Z">
            <w:r w:rsidDel="00D95DF4">
              <w:rPr>
                <w:noProof/>
              </w:rPr>
              <w:fldChar w:fldCharType="begin"/>
            </w:r>
            <w:r w:rsidDel="00D95DF4">
              <w:rPr>
                <w:noProof/>
              </w:rPr>
              <w:delInstrText xml:space="preserve"> HYPERLINK \l "_Toc57450135" </w:delInstrText>
            </w:r>
            <w:r w:rsidDel="00D95DF4">
              <w:rPr>
                <w:noProof/>
              </w:rPr>
              <w:fldChar w:fldCharType="separate"/>
            </w:r>
          </w:del>
          <w:ins w:id="137" w:author="Kristian Snel" w:date="2020-12-09T21:52:00Z">
            <w:r w:rsidR="00B6292F">
              <w:rPr>
                <w:b/>
                <w:bCs/>
                <w:noProof/>
              </w:rPr>
              <w:t>Error! Hyperlink reference not valid.</w:t>
            </w:r>
          </w:ins>
          <w:del w:id="138" w:author="Kristian Snel" w:date="2020-12-09T15:14:00Z">
            <w:r w:rsidR="00271B7C" w:rsidRPr="00DE592F" w:rsidDel="00D95DF4">
              <w:rPr>
                <w:rStyle w:val="Hyperlink"/>
                <w:noProof/>
              </w:rPr>
              <w:delText>Git commands</w:delText>
            </w:r>
            <w:r w:rsidR="00271B7C" w:rsidDel="00D95DF4">
              <w:rPr>
                <w:noProof/>
                <w:webHidden/>
              </w:rPr>
              <w:tab/>
            </w:r>
            <w:r w:rsidR="00271B7C" w:rsidDel="00D95DF4">
              <w:rPr>
                <w:noProof/>
                <w:webHidden/>
              </w:rPr>
              <w:fldChar w:fldCharType="begin"/>
            </w:r>
            <w:r w:rsidR="00271B7C" w:rsidDel="00D95DF4">
              <w:rPr>
                <w:noProof/>
                <w:webHidden/>
              </w:rPr>
              <w:delInstrText xml:space="preserve"> PAGEREF _Toc57450135 \h </w:delInstrText>
            </w:r>
            <w:r w:rsidR="00271B7C" w:rsidDel="00D95DF4">
              <w:rPr>
                <w:noProof/>
                <w:webHidden/>
              </w:rPr>
            </w:r>
            <w:r w:rsidR="00271B7C" w:rsidDel="00D95DF4">
              <w:rPr>
                <w:noProof/>
                <w:webHidden/>
              </w:rPr>
              <w:fldChar w:fldCharType="separate"/>
            </w:r>
            <w:r w:rsidR="00271B7C" w:rsidDel="00D95DF4">
              <w:rPr>
                <w:noProof/>
                <w:webHidden/>
              </w:rPr>
              <w:delText>7</w:delText>
            </w:r>
            <w:r w:rsidR="00271B7C" w:rsidDel="00D95DF4">
              <w:rPr>
                <w:noProof/>
                <w:webHidden/>
              </w:rPr>
              <w:fldChar w:fldCharType="end"/>
            </w:r>
            <w:r w:rsidDel="00D95DF4">
              <w:rPr>
                <w:noProof/>
              </w:rPr>
              <w:fldChar w:fldCharType="end"/>
            </w:r>
          </w:del>
        </w:p>
        <w:p w14:paraId="1AFBDFDF" w14:textId="5CB91E1E" w:rsidR="00271B7C" w:rsidDel="00D95DF4" w:rsidRDefault="00D95DF4">
          <w:pPr>
            <w:pStyle w:val="TOC1"/>
            <w:tabs>
              <w:tab w:val="right" w:leader="dot" w:pos="9350"/>
            </w:tabs>
            <w:rPr>
              <w:del w:id="139" w:author="Kristian Snel" w:date="2020-12-09T15:14:00Z"/>
              <w:rFonts w:eastAsiaTheme="minorEastAsia"/>
              <w:noProof/>
            </w:rPr>
          </w:pPr>
          <w:del w:id="140" w:author="Kristian Snel" w:date="2020-12-09T15:14:00Z">
            <w:r w:rsidDel="00D95DF4">
              <w:rPr>
                <w:noProof/>
              </w:rPr>
              <w:fldChar w:fldCharType="begin"/>
            </w:r>
            <w:r w:rsidDel="00D95DF4">
              <w:rPr>
                <w:noProof/>
              </w:rPr>
              <w:delInstrText xml:space="preserve"> HYPERLINK \l "_Toc57450136" </w:delInstrText>
            </w:r>
            <w:r w:rsidDel="00D95DF4">
              <w:rPr>
                <w:noProof/>
              </w:rPr>
              <w:fldChar w:fldCharType="separate"/>
            </w:r>
          </w:del>
          <w:ins w:id="141" w:author="Kristian Snel" w:date="2020-12-09T21:52:00Z">
            <w:r w:rsidR="00B6292F">
              <w:rPr>
                <w:b/>
                <w:bCs/>
                <w:noProof/>
              </w:rPr>
              <w:t>Error! Hyperlink reference not valid.</w:t>
            </w:r>
          </w:ins>
          <w:del w:id="142" w:author="Kristian Snel" w:date="2020-12-09T15:14:00Z">
            <w:r w:rsidR="00271B7C" w:rsidRPr="00DE592F" w:rsidDel="00D95DF4">
              <w:rPr>
                <w:rStyle w:val="Hyperlink"/>
                <w:noProof/>
              </w:rPr>
              <w:delText>Appendix</w:delText>
            </w:r>
            <w:r w:rsidR="00271B7C" w:rsidDel="00D95DF4">
              <w:rPr>
                <w:noProof/>
                <w:webHidden/>
              </w:rPr>
              <w:tab/>
            </w:r>
            <w:r w:rsidR="00271B7C" w:rsidDel="00D95DF4">
              <w:rPr>
                <w:noProof/>
                <w:webHidden/>
              </w:rPr>
              <w:fldChar w:fldCharType="begin"/>
            </w:r>
            <w:r w:rsidR="00271B7C" w:rsidDel="00D95DF4">
              <w:rPr>
                <w:noProof/>
                <w:webHidden/>
              </w:rPr>
              <w:delInstrText xml:space="preserve"> PAGEREF _Toc57450136 \h </w:delInstrText>
            </w:r>
            <w:r w:rsidR="00271B7C" w:rsidDel="00D95DF4">
              <w:rPr>
                <w:noProof/>
                <w:webHidden/>
              </w:rPr>
            </w:r>
            <w:r w:rsidR="00271B7C" w:rsidDel="00D95DF4">
              <w:rPr>
                <w:noProof/>
                <w:webHidden/>
              </w:rPr>
              <w:fldChar w:fldCharType="separate"/>
            </w:r>
            <w:r w:rsidR="00271B7C" w:rsidDel="00D95DF4">
              <w:rPr>
                <w:noProof/>
                <w:webHidden/>
              </w:rPr>
              <w:delText>8</w:delText>
            </w:r>
            <w:r w:rsidR="00271B7C" w:rsidDel="00D95DF4">
              <w:rPr>
                <w:noProof/>
                <w:webHidden/>
              </w:rPr>
              <w:fldChar w:fldCharType="end"/>
            </w:r>
            <w:r w:rsidDel="00D95DF4">
              <w:rPr>
                <w:noProof/>
              </w:rPr>
              <w:fldChar w:fldCharType="end"/>
            </w:r>
          </w:del>
        </w:p>
        <w:p w14:paraId="4BC83604" w14:textId="5F691A4B" w:rsidR="00271B7C" w:rsidDel="00D95DF4" w:rsidRDefault="00D95DF4">
          <w:pPr>
            <w:pStyle w:val="TOC2"/>
            <w:tabs>
              <w:tab w:val="right" w:leader="dot" w:pos="9350"/>
            </w:tabs>
            <w:rPr>
              <w:del w:id="143" w:author="Kristian Snel" w:date="2020-12-09T15:14:00Z"/>
              <w:rFonts w:eastAsiaTheme="minorEastAsia"/>
              <w:noProof/>
            </w:rPr>
          </w:pPr>
          <w:del w:id="144" w:author="Kristian Snel" w:date="2020-12-09T15:14:00Z">
            <w:r w:rsidDel="00D95DF4">
              <w:rPr>
                <w:noProof/>
              </w:rPr>
              <w:fldChar w:fldCharType="begin"/>
            </w:r>
            <w:r w:rsidDel="00D95DF4">
              <w:rPr>
                <w:noProof/>
              </w:rPr>
              <w:delInstrText xml:space="preserve"> HYPERLINK \l "_Toc57450137" </w:delInstrText>
            </w:r>
            <w:r w:rsidDel="00D95DF4">
              <w:rPr>
                <w:noProof/>
              </w:rPr>
              <w:fldChar w:fldCharType="separate"/>
            </w:r>
          </w:del>
          <w:ins w:id="145" w:author="Kristian Snel" w:date="2020-12-09T21:52:00Z">
            <w:r w:rsidR="00B6292F">
              <w:rPr>
                <w:b/>
                <w:bCs/>
                <w:noProof/>
              </w:rPr>
              <w:t>Error! Hyperlink reference not valid.</w:t>
            </w:r>
          </w:ins>
          <w:del w:id="146" w:author="Kristian Snel" w:date="2020-12-09T15:14:00Z">
            <w:r w:rsidR="00271B7C" w:rsidRPr="00DE592F" w:rsidDel="00D95DF4">
              <w:rPr>
                <w:rStyle w:val="Hyperlink"/>
                <w:noProof/>
              </w:rPr>
              <w:delText>A. Installation</w:delText>
            </w:r>
            <w:r w:rsidR="00271B7C" w:rsidDel="00D95DF4">
              <w:rPr>
                <w:noProof/>
                <w:webHidden/>
              </w:rPr>
              <w:tab/>
            </w:r>
            <w:r w:rsidR="00271B7C" w:rsidDel="00D95DF4">
              <w:rPr>
                <w:noProof/>
                <w:webHidden/>
              </w:rPr>
              <w:fldChar w:fldCharType="begin"/>
            </w:r>
            <w:r w:rsidR="00271B7C" w:rsidDel="00D95DF4">
              <w:rPr>
                <w:noProof/>
                <w:webHidden/>
              </w:rPr>
              <w:delInstrText xml:space="preserve"> PAGEREF _Toc57450137 \h </w:delInstrText>
            </w:r>
            <w:r w:rsidR="00271B7C" w:rsidDel="00D95DF4">
              <w:rPr>
                <w:noProof/>
                <w:webHidden/>
              </w:rPr>
            </w:r>
            <w:r w:rsidR="00271B7C" w:rsidDel="00D95DF4">
              <w:rPr>
                <w:noProof/>
                <w:webHidden/>
              </w:rPr>
              <w:fldChar w:fldCharType="separate"/>
            </w:r>
            <w:r w:rsidR="00271B7C" w:rsidDel="00D95DF4">
              <w:rPr>
                <w:noProof/>
                <w:webHidden/>
              </w:rPr>
              <w:delText>8</w:delText>
            </w:r>
            <w:r w:rsidR="00271B7C" w:rsidDel="00D95DF4">
              <w:rPr>
                <w:noProof/>
                <w:webHidden/>
              </w:rPr>
              <w:fldChar w:fldCharType="end"/>
            </w:r>
            <w:r w:rsidDel="00D95DF4">
              <w:rPr>
                <w:noProof/>
              </w:rPr>
              <w:fldChar w:fldCharType="end"/>
            </w:r>
          </w:del>
        </w:p>
        <w:p w14:paraId="0A673C6E" w14:textId="5ACD26A5" w:rsidR="004B47C5" w:rsidRDefault="004B47C5">
          <w:r>
            <w:rPr>
              <w:b/>
              <w:bCs/>
              <w:noProof/>
            </w:rPr>
            <w:fldChar w:fldCharType="end"/>
          </w:r>
        </w:p>
      </w:sdtContent>
    </w:sdt>
    <w:p w14:paraId="34E2E936" w14:textId="77777777" w:rsidR="004B47C5" w:rsidRDefault="004B47C5">
      <w:pPr>
        <w:rPr>
          <w:highlight w:val="lightGray"/>
        </w:rPr>
      </w:pPr>
    </w:p>
    <w:p w14:paraId="715490AC" w14:textId="77777777" w:rsidR="004B47C5" w:rsidRDefault="004B47C5">
      <w:pPr>
        <w:rPr>
          <w:highlight w:val="lightGray"/>
        </w:rPr>
      </w:pPr>
    </w:p>
    <w:p w14:paraId="34811AB5" w14:textId="00199ACE" w:rsidR="004B47C5" w:rsidRDefault="004B47C5">
      <w:pPr>
        <w:rPr>
          <w:rFonts w:asciiTheme="majorHAnsi" w:eastAsiaTheme="majorEastAsia" w:hAnsiTheme="majorHAnsi" w:cstheme="majorBidi"/>
          <w:color w:val="2F5496" w:themeColor="accent1" w:themeShade="BF"/>
          <w:sz w:val="32"/>
          <w:szCs w:val="32"/>
          <w:highlight w:val="lightGray"/>
        </w:rPr>
      </w:pPr>
      <w:r>
        <w:rPr>
          <w:highlight w:val="lightGray"/>
        </w:rPr>
        <w:br w:type="page"/>
      </w:r>
    </w:p>
    <w:p w14:paraId="373BD758" w14:textId="381CF671" w:rsidR="00E546B5" w:rsidDel="001C36A0" w:rsidRDefault="00E546B5" w:rsidP="003058AC">
      <w:pPr>
        <w:pStyle w:val="Heading1"/>
        <w:rPr>
          <w:moveFrom w:id="147" w:author="Kristian Snel" w:date="2020-12-09T12:10:00Z"/>
        </w:rPr>
      </w:pPr>
      <w:moveFromRangeStart w:id="148" w:author="Kristian Snel" w:date="2020-12-09T12:10:00Z" w:name="move58408247"/>
      <w:moveFrom w:id="149" w:author="Kristian Snel" w:date="2020-12-09T12:10:00Z">
        <w:r w:rsidRPr="003058AC" w:rsidDel="001C36A0">
          <w:lastRenderedPageBreak/>
          <w:t>What</w:t>
        </w:r>
        <w:r w:rsidDel="001C36A0">
          <w:t xml:space="preserve"> is Git and why </w:t>
        </w:r>
        <w:r w:rsidR="003C26F1" w:rsidDel="001C36A0">
          <w:t>sh</w:t>
        </w:r>
        <w:r w:rsidDel="001C36A0">
          <w:t>ould you use it?</w:t>
        </w:r>
      </w:moveFrom>
    </w:p>
    <w:p w14:paraId="434AFC39" w14:textId="5AC0545E" w:rsidR="00593B10" w:rsidRPr="00A07477" w:rsidDel="001C36A0" w:rsidRDefault="00976032" w:rsidP="002E7330">
      <w:pPr>
        <w:rPr>
          <w:moveFrom w:id="150" w:author="Kristian Snel" w:date="2020-12-09T12:10:00Z"/>
          <w:rStyle w:val="IntenseQuoteChar"/>
          <w:i w:val="0"/>
          <w:iCs w:val="0"/>
          <w:color w:val="auto"/>
        </w:rPr>
      </w:pPr>
      <w:moveFrom w:id="151" w:author="Kristian Snel" w:date="2020-12-09T12:10:00Z">
        <w:r w:rsidRPr="00593B10" w:rsidDel="001C36A0">
          <w:rPr>
            <w:rStyle w:val="IntenseQuoteChar"/>
            <w:noProof/>
            <w:lang w:val="en-GB" w:eastAsia="en-GB"/>
          </w:rPr>
          <mc:AlternateContent>
            <mc:Choice Requires="wps">
              <w:drawing>
                <wp:anchor distT="45720" distB="45720" distL="114300" distR="114300" simplePos="0" relativeHeight="251664384" behindDoc="0" locked="0" layoutInCell="1" allowOverlap="1" wp14:anchorId="310697BB" wp14:editId="7A52E325">
                  <wp:simplePos x="0" y="0"/>
                  <wp:positionH relativeFrom="margin">
                    <wp:align>right</wp:align>
                  </wp:positionH>
                  <wp:positionV relativeFrom="paragraph">
                    <wp:posOffset>1174603</wp:posOffset>
                  </wp:positionV>
                  <wp:extent cx="5943600" cy="89344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893445"/>
                          </a:xfrm>
                          <a:prstGeom prst="rect">
                            <a:avLst/>
                          </a:prstGeom>
                          <a:solidFill>
                            <a:srgbClr val="FFFFFF"/>
                          </a:solidFill>
                          <a:ln w="9525">
                            <a:noFill/>
                            <a:miter lim="800000"/>
                            <a:headEnd/>
                            <a:tailEnd/>
                          </a:ln>
                        </wps:spPr>
                        <wps:txbx>
                          <w:txbxContent>
                            <w:p w14:paraId="55BE2568" w14:textId="559A028E" w:rsidR="00D95DF4" w:rsidRDefault="00D95DF4" w:rsidP="008C2F12">
                              <w:pPr>
                                <w:pBdr>
                                  <w:top w:val="single" w:sz="12" w:space="1" w:color="F05133"/>
                                  <w:bottom w:val="single" w:sz="12" w:space="1" w:color="F05133"/>
                                </w:pBdr>
                                <w:spacing w:line="276" w:lineRule="auto"/>
                                <w:rPr>
                                  <w:rStyle w:val="IntenseEmphasis"/>
                                  <w:sz w:val="24"/>
                                  <w:szCs w:val="24"/>
                                </w:rPr>
                              </w:pPr>
                              <w:r w:rsidRPr="00593B10">
                                <w:rPr>
                                  <w:rStyle w:val="IntenseEmphasis"/>
                                  <w:b/>
                                  <w:bCs/>
                                  <w:sz w:val="24"/>
                                  <w:szCs w:val="24"/>
                                </w:rPr>
                                <w:t>Did you know?</w:t>
                              </w:r>
                              <w:r>
                                <w:rPr>
                                  <w:rStyle w:val="IntenseEmphasis"/>
                                  <w:b/>
                                  <w:bCs/>
                                  <w:sz w:val="24"/>
                                  <w:szCs w:val="24"/>
                                </w:rPr>
                                <w:br/>
                              </w:r>
                              <w:r w:rsidRPr="00593B10">
                                <w:rPr>
                                  <w:rStyle w:val="IntenseEmphasis"/>
                                  <w:sz w:val="24"/>
                                  <w:szCs w:val="24"/>
                                </w:rPr>
                                <w:t>Git was created in 2005 by Linus Torvalds. Torvalds is also famous for his creation of the Linux Kernel.</w:t>
                              </w:r>
                            </w:p>
                            <w:p w14:paraId="73940939" w14:textId="77777777" w:rsidR="00D95DF4" w:rsidRPr="00A07477" w:rsidRDefault="00D95DF4" w:rsidP="008C2F12">
                              <w:pPr>
                                <w:spacing w:line="276" w:lineRule="auto"/>
                                <w:rPr>
                                  <w:rStyle w:val="IntenseEmphasis"/>
                                  <w:b/>
                                  <w:bCs/>
                                  <w:sz w:val="24"/>
                                  <w:szCs w:val="24"/>
                                </w:rPr>
                              </w:pPr>
                            </w:p>
                            <w:p w14:paraId="3364C2D9" w14:textId="77777777" w:rsidR="00D95DF4" w:rsidRDefault="00D95D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10697BB" id="_x0000_t202" coordsize="21600,21600" o:spt="202" path="m,l,21600r21600,l21600,xe">
                  <v:stroke joinstyle="miter"/>
                  <v:path gradientshapeok="t" o:connecttype="rect"/>
                </v:shapetype>
                <v:shape id="Text Box 2" o:spid="_x0000_s1026" type="#_x0000_t202" style="position:absolute;margin-left:416.8pt;margin-top:92.5pt;width:468pt;height:70.3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" stroked="f">
                  <v:textbox>
                    <w:txbxContent>
                      <w:p w14:paraId="55BE2568" w14:textId="559A028E" w:rsidR="00D95DF4" w:rsidRDefault="00D95DF4" w:rsidP="008C2F12">
                        <w:pPr>
                          <w:pBdr>
                            <w:top w:val="single" w:sz="12" w:space="1" w:color="F05133"/>
                            <w:bottom w:val="single" w:sz="12" w:space="1" w:color="F05133"/>
                          </w:pBdr>
                          <w:spacing w:line="276" w:lineRule="auto"/>
                          <w:rPr>
                            <w:rStyle w:val="IntenseEmphasis"/>
                            <w:sz w:val="24"/>
                            <w:szCs w:val="24"/>
                          </w:rPr>
                        </w:pPr>
                        <w:r w:rsidRPr="00593B10">
                          <w:rPr>
                            <w:rStyle w:val="IntenseEmphasis"/>
                            <w:b/>
                            <w:bCs/>
                            <w:sz w:val="24"/>
                            <w:szCs w:val="24"/>
                          </w:rPr>
                          <w:t>Did you know?</w:t>
                        </w:r>
                        <w:r>
                          <w:rPr>
                            <w:rStyle w:val="IntenseEmphasis"/>
                            <w:b/>
                            <w:bCs/>
                            <w:sz w:val="24"/>
                            <w:szCs w:val="24"/>
                          </w:rPr>
                          <w:br/>
                        </w:r>
                        <w:r w:rsidRPr="00593B10">
                          <w:rPr>
                            <w:rStyle w:val="IntenseEmphasis"/>
                            <w:sz w:val="24"/>
                            <w:szCs w:val="24"/>
                          </w:rPr>
                          <w:t>Git was created in 2005 by Linus Torvalds. Torvalds is also famous for his creation of the Linux Kernel.</w:t>
                        </w:r>
                      </w:p>
                      <w:p w14:paraId="73940939" w14:textId="77777777" w:rsidR="00D95DF4" w:rsidRPr="00A07477" w:rsidRDefault="00D95DF4" w:rsidP="008C2F12">
                        <w:pPr>
                          <w:spacing w:line="276" w:lineRule="auto"/>
                          <w:rPr>
                            <w:rStyle w:val="IntenseEmphasis"/>
                            <w:b/>
                            <w:bCs/>
                            <w:sz w:val="24"/>
                            <w:szCs w:val="24"/>
                          </w:rPr>
                        </w:pPr>
                      </w:p>
                      <w:p w14:paraId="3364C2D9" w14:textId="77777777" w:rsidR="00D95DF4" w:rsidRDefault="00D95DF4"/>
                    </w:txbxContent>
                  </v:textbox>
                  <w10:wrap type="square" anchorx="margin"/>
                </v:shape>
              </w:pict>
            </mc:Fallback>
          </mc:AlternateContent>
        </w:r>
        <w:r w:rsidR="00244C8A" w:rsidDel="001C36A0">
          <w:br/>
        </w:r>
        <w:r w:rsidR="00A2323E" w:rsidDel="001C36A0">
          <w:t xml:space="preserve">Large projects may require a lot of different people to work on a lot of files. Project structure may get cluttered up and files get lost. Git allows a team to keep a clear overview of </w:t>
        </w:r>
        <w:r w:rsidDel="001C36A0">
          <w:t xml:space="preserve">the </w:t>
        </w:r>
        <w:r w:rsidR="00472CCD" w:rsidDel="001C36A0">
          <w:t xml:space="preserve">project files and </w:t>
        </w:r>
        <w:r w:rsidR="00A2323E" w:rsidDel="001C36A0">
          <w:t xml:space="preserve">the changes made to </w:t>
        </w:r>
        <w:r w:rsidR="00472CCD" w:rsidDel="001C36A0">
          <w:t xml:space="preserve">these </w:t>
        </w:r>
        <w:r w:rsidR="00A2323E" w:rsidDel="001C36A0">
          <w:t>files</w:t>
        </w:r>
        <w:r w:rsidR="007A68EA" w:rsidDel="001C36A0">
          <w:t xml:space="preserve">. </w:t>
        </w:r>
        <w:r w:rsidR="002E7330" w:rsidDel="001C36A0">
          <w:t xml:space="preserve">Git is a so-called </w:t>
        </w:r>
        <w:r w:rsidR="002E7330" w:rsidRPr="002E7330" w:rsidDel="001C36A0">
          <w:rPr>
            <w:rStyle w:val="IntenseQuoteChar"/>
          </w:rPr>
          <w:t>distributed version control system</w:t>
        </w:r>
        <w:r w:rsidR="002E7330" w:rsidRPr="002E7330" w:rsidDel="001C36A0">
          <w:t xml:space="preserve">. </w:t>
        </w:r>
        <w:r w:rsidR="00E7416F" w:rsidDel="001C36A0">
          <w:t>Using a</w:t>
        </w:r>
        <w:r w:rsidR="007A68EA" w:rsidDel="001C36A0">
          <w:t xml:space="preserve"> version control system </w:t>
        </w:r>
        <w:r w:rsidR="00E7416F" w:rsidDel="001C36A0">
          <w:t>allows a team to k</w:t>
        </w:r>
        <w:r w:rsidR="007A68EA" w:rsidDel="001C36A0">
          <w:t xml:space="preserve">eep a log of changes made to the files in the past. Therefore, allowing every member of the team to see how the document progresses. </w:t>
        </w:r>
      </w:moveFrom>
    </w:p>
    <w:p w14:paraId="7DA1C384" w14:textId="2BE411AA" w:rsidR="00E7416F" w:rsidDel="001C36A0" w:rsidRDefault="00E7416F" w:rsidP="00E546B5">
      <w:pPr>
        <w:rPr>
          <w:moveFrom w:id="152" w:author="Kristian Snel" w:date="2020-12-09T12:10:00Z"/>
        </w:rPr>
      </w:pPr>
      <w:moveFrom w:id="153" w:author="Kristian Snel" w:date="2020-12-09T12:10:00Z">
        <w:r w:rsidDel="001C36A0">
          <w:t>Git is not only useful for teams but also for individuals. A project may span a long amount of time. It can get difficult to keep track of project files and file history. Git provides a set of tools to see previous project versions, or test extra functionality parallel to the original project ensuring the safety of the original project.</w:t>
        </w:r>
      </w:moveFrom>
    </w:p>
    <w:p w14:paraId="0908BE7C" w14:textId="21B12667" w:rsidR="00E7416F" w:rsidDel="001C36A0" w:rsidRDefault="00E7416F" w:rsidP="00E546B5">
      <w:pPr>
        <w:rPr>
          <w:moveFrom w:id="154" w:author="Kristian Snel" w:date="2020-12-09T12:10:00Z"/>
        </w:rPr>
      </w:pPr>
      <w:moveFrom w:id="155" w:author="Kristian Snel" w:date="2020-12-09T12:10:00Z">
        <w:r w:rsidDel="001C36A0">
          <w:t>This document features as a guideline to Git and how you as a Fontys student can incorporate Git in your standard workflow to prevent issues such as data loss</w:t>
        </w:r>
        <w:r w:rsidR="00D21D74" w:rsidDel="001C36A0">
          <w:t xml:space="preserve"> and</w:t>
        </w:r>
        <w:r w:rsidDel="001C36A0">
          <w:t xml:space="preserve"> miscommunication and in general help with maintaining an organized project structure.</w:t>
        </w:r>
      </w:moveFrom>
    </w:p>
    <w:p w14:paraId="08BFF112" w14:textId="3FA8777D" w:rsidR="00F876C3" w:rsidRDefault="00225449" w:rsidP="002A380E">
      <w:pPr>
        <w:pStyle w:val="Heading1"/>
      </w:pPr>
      <w:bookmarkStart w:id="156" w:name="_Toc58443182"/>
      <w:moveFromRangeEnd w:id="148"/>
      <w:r>
        <w:t>Manual</w:t>
      </w:r>
      <w:r w:rsidR="003058AC">
        <w:t xml:space="preserve"> structure</w:t>
      </w:r>
      <w:bookmarkEnd w:id="156"/>
    </w:p>
    <w:p w14:paraId="5A6F0C28" w14:textId="20BD765C" w:rsidR="008C3277" w:rsidRDefault="008C3277" w:rsidP="00F876C3">
      <w:pPr>
        <w:rPr>
          <w:ins w:id="157" w:author="Kristian Snel" w:date="2020-12-09T12:11:00Z"/>
        </w:rPr>
      </w:pPr>
      <w:ins w:id="158" w:author="Kristian Snel" w:date="2020-12-09T12:11:00Z">
        <w:r>
          <w:t xml:space="preserve">Git helps improve your project structure and </w:t>
        </w:r>
      </w:ins>
      <w:ins w:id="159" w:author="Kristian Snel" w:date="2020-12-09T12:12:00Z">
        <w:r>
          <w:t xml:space="preserve">allows groups to work more efficiently on project files and documents. Git is a so-called version control </w:t>
        </w:r>
      </w:ins>
      <w:ins w:id="160" w:author="Kristian Snel" w:date="2020-12-09T12:13:00Z">
        <w:r>
          <w:t xml:space="preserve">system. </w:t>
        </w:r>
      </w:ins>
      <w:del w:id="161" w:author="Kristian Snel" w:date="2020-12-09T12:10:00Z">
        <w:r w:rsidR="0064023B" w:rsidDel="008C3277">
          <w:delText xml:space="preserve">This </w:delText>
        </w:r>
        <w:r w:rsidR="00F876C3" w:rsidDel="008C3277">
          <w:delText xml:space="preserve">guide </w:delText>
        </w:r>
        <w:r w:rsidR="0064023B" w:rsidDel="008C3277">
          <w:delText>will be split into 4 different tutorials namely:</w:delText>
        </w:r>
      </w:del>
    </w:p>
    <w:p w14:paraId="1106768C" w14:textId="77777777" w:rsidR="008C3277" w:rsidRPr="008C3277" w:rsidRDefault="008C3277" w:rsidP="008C3277">
      <w:pPr>
        <w:rPr>
          <w:ins w:id="162" w:author="Kristian Snel" w:date="2020-12-09T12:13:00Z"/>
          <w:rStyle w:val="IntenseEmphasis"/>
          <w:rPrChange w:id="163" w:author="Kristian Snel" w:date="2020-12-09T12:14:00Z">
            <w:rPr>
              <w:ins w:id="164" w:author="Kristian Snel" w:date="2020-12-09T12:13:00Z"/>
            </w:rPr>
          </w:rPrChange>
        </w:rPr>
      </w:pPr>
      <w:ins w:id="165" w:author="Kristian Snel" w:date="2020-12-09T12:13:00Z">
        <w:r w:rsidRPr="008C3277">
          <w:rPr>
            <w:rStyle w:val="IntenseEmphasis"/>
            <w:rPrChange w:id="166" w:author="Kristian Snel" w:date="2020-12-09T12:14:00Z">
              <w:rPr/>
            </w:rPrChange>
          </w:rPr>
          <w:t>About Version Control</w:t>
        </w:r>
      </w:ins>
    </w:p>
    <w:p w14:paraId="110FCBBE" w14:textId="3F85F6F7" w:rsidR="008C3277" w:rsidRDefault="008C3277" w:rsidP="008C3277">
      <w:pPr>
        <w:rPr>
          <w:ins w:id="167" w:author="Kristian Snel" w:date="2020-12-09T12:14:00Z"/>
        </w:rPr>
      </w:pPr>
      <w:ins w:id="168" w:author="Kristian Snel" w:date="2020-12-09T12:13:00Z">
        <w:r>
          <w:t>What is “version control”, and why should you care? Version control is a system that records changes to a file or set of files over time so that you can recall specific versions later.</w:t>
        </w:r>
      </w:ins>
      <w:ins w:id="169" w:author="Kristian Snel" w:date="2020-12-09T15:16:00Z">
        <w:r w:rsidR="0088006E">
          <w:t xml:space="preserve"> This helps with implementing new features and still allows you to look back at earlier concepts of your work. This can be helpful in case som</w:t>
        </w:r>
      </w:ins>
      <w:ins w:id="170" w:author="Kristian Snel" w:date="2020-12-09T15:17:00Z">
        <w:r w:rsidR="0088006E">
          <w:t>ething useful had been discarded earlier.</w:t>
        </w:r>
      </w:ins>
    </w:p>
    <w:p w14:paraId="2D8BB822" w14:textId="300506D5" w:rsidR="008C3277" w:rsidDel="00C705DD" w:rsidRDefault="008C3277" w:rsidP="00F876C3">
      <w:pPr>
        <w:rPr>
          <w:del w:id="171" w:author="Kristian Snel" w:date="2020-12-09T20:42:00Z"/>
        </w:rPr>
      </w:pPr>
    </w:p>
    <w:tbl>
      <w:tblPr>
        <w:tblStyle w:val="GridTable4-Accent2"/>
        <w:tblW w:w="0" w:type="auto"/>
        <w:tblLook w:val="04A0" w:firstRow="1" w:lastRow="0" w:firstColumn="1" w:lastColumn="0" w:noHBand="0" w:noVBand="1"/>
      </w:tblPr>
      <w:tblGrid>
        <w:gridCol w:w="2337"/>
        <w:gridCol w:w="5029"/>
      </w:tblGrid>
      <w:tr w:rsidR="00745D6C" w:rsidDel="00202EE2" w14:paraId="1AA3015A" w14:textId="5E15A2EE" w:rsidTr="00851530">
        <w:trPr>
          <w:cnfStyle w:val="100000000000" w:firstRow="1" w:lastRow="0" w:firstColumn="0" w:lastColumn="0" w:oddVBand="0" w:evenVBand="0" w:oddHBand="0" w:evenHBand="0" w:firstRowFirstColumn="0" w:firstRowLastColumn="0" w:lastRowFirstColumn="0" w:lastRowLastColumn="0"/>
          <w:del w:id="172" w:author="Kristian Snel" w:date="2020-12-09T20:54:00Z"/>
        </w:trPr>
        <w:tc>
          <w:tcPr>
            <w:cnfStyle w:val="001000000000" w:firstRow="0" w:lastRow="0" w:firstColumn="1" w:lastColumn="0" w:oddVBand="0" w:evenVBand="0" w:oddHBand="0" w:evenHBand="0" w:firstRowFirstColumn="0" w:firstRowLastColumn="0" w:lastRowFirstColumn="0" w:lastRowLastColumn="0"/>
            <w:tcW w:w="2337" w:type="dxa"/>
          </w:tcPr>
          <w:p w14:paraId="1A210EBA" w14:textId="0FE6A74B" w:rsidR="00745D6C" w:rsidDel="00202EE2" w:rsidRDefault="00745D6C" w:rsidP="00E546B5">
            <w:pPr>
              <w:rPr>
                <w:del w:id="173" w:author="Kristian Snel" w:date="2020-12-09T20:54:00Z"/>
                <w:moveFrom w:id="174" w:author="Kristian Snel" w:date="2020-12-09T20:42:00Z"/>
              </w:rPr>
            </w:pPr>
            <w:moveFromRangeStart w:id="175" w:author="Kristian Snel" w:date="2020-12-09T20:42:00Z" w:name="move58438966"/>
            <w:moveFrom w:id="176" w:author="Kristian Snel" w:date="2020-12-09T20:42:00Z">
              <w:del w:id="177" w:author="Kristian Snel" w:date="2020-12-09T20:54:00Z">
                <w:r w:rsidDel="00202EE2">
                  <w:delText>Tutorial</w:delText>
                </w:r>
              </w:del>
            </w:moveFrom>
          </w:p>
        </w:tc>
        <w:tc>
          <w:tcPr>
            <w:tcW w:w="5029" w:type="dxa"/>
          </w:tcPr>
          <w:p w14:paraId="013EC586" w14:textId="1EAC967B" w:rsidR="00745D6C" w:rsidDel="00202EE2" w:rsidRDefault="00745D6C" w:rsidP="00E546B5">
            <w:pPr>
              <w:cnfStyle w:val="100000000000" w:firstRow="1" w:lastRow="0" w:firstColumn="0" w:lastColumn="0" w:oddVBand="0" w:evenVBand="0" w:oddHBand="0" w:evenHBand="0" w:firstRowFirstColumn="0" w:firstRowLastColumn="0" w:lastRowFirstColumn="0" w:lastRowLastColumn="0"/>
              <w:rPr>
                <w:del w:id="178" w:author="Kristian Snel" w:date="2020-12-09T20:54:00Z"/>
                <w:moveFrom w:id="179" w:author="Kristian Snel" w:date="2020-12-09T20:42:00Z"/>
              </w:rPr>
            </w:pPr>
            <w:moveFrom w:id="180" w:author="Kristian Snel" w:date="2020-12-09T20:42:00Z">
              <w:del w:id="181" w:author="Kristian Snel" w:date="2020-12-09T20:54:00Z">
                <w:r w:rsidDel="00202EE2">
                  <w:delText>Aimed at</w:delText>
                </w:r>
              </w:del>
            </w:moveFrom>
          </w:p>
        </w:tc>
      </w:tr>
      <w:tr w:rsidR="00745D6C" w:rsidDel="00202EE2" w14:paraId="2B8AB6B9" w14:textId="798BFC0D" w:rsidTr="00851530">
        <w:trPr>
          <w:cnfStyle w:val="000000100000" w:firstRow="0" w:lastRow="0" w:firstColumn="0" w:lastColumn="0" w:oddVBand="0" w:evenVBand="0" w:oddHBand="1" w:evenHBand="0" w:firstRowFirstColumn="0" w:firstRowLastColumn="0" w:lastRowFirstColumn="0" w:lastRowLastColumn="0"/>
          <w:del w:id="182" w:author="Kristian Snel" w:date="2020-12-09T20:54:00Z"/>
        </w:trPr>
        <w:tc>
          <w:tcPr>
            <w:cnfStyle w:val="001000000000" w:firstRow="0" w:lastRow="0" w:firstColumn="1" w:lastColumn="0" w:oddVBand="0" w:evenVBand="0" w:oddHBand="0" w:evenHBand="0" w:firstRowFirstColumn="0" w:firstRowLastColumn="0" w:lastRowFirstColumn="0" w:lastRowLastColumn="0"/>
            <w:tcW w:w="2337" w:type="dxa"/>
          </w:tcPr>
          <w:p w14:paraId="7A77A1EC" w14:textId="7F1871C7" w:rsidR="00745D6C" w:rsidDel="00202EE2" w:rsidRDefault="00745D6C" w:rsidP="00E546B5">
            <w:pPr>
              <w:rPr>
                <w:del w:id="183" w:author="Kristian Snel" w:date="2020-12-09T20:54:00Z"/>
                <w:moveFrom w:id="184" w:author="Kristian Snel" w:date="2020-12-09T20:42:00Z"/>
              </w:rPr>
            </w:pPr>
            <w:moveFrom w:id="185" w:author="Kristian Snel" w:date="2020-12-09T20:42:00Z">
              <w:del w:id="186" w:author="Kristian Snel" w:date="2020-12-09T20:54:00Z">
                <w:r w:rsidDel="00202EE2">
                  <w:delText>Git basics</w:delText>
                </w:r>
              </w:del>
            </w:moveFrom>
          </w:p>
        </w:tc>
        <w:tc>
          <w:tcPr>
            <w:tcW w:w="5029" w:type="dxa"/>
          </w:tcPr>
          <w:p w14:paraId="5A8BDED5" w14:textId="67D1E005" w:rsidR="00745D6C" w:rsidDel="00202EE2" w:rsidRDefault="00745D6C" w:rsidP="00E546B5">
            <w:pPr>
              <w:cnfStyle w:val="000000100000" w:firstRow="0" w:lastRow="0" w:firstColumn="0" w:lastColumn="0" w:oddVBand="0" w:evenVBand="0" w:oddHBand="1" w:evenHBand="0" w:firstRowFirstColumn="0" w:firstRowLastColumn="0" w:lastRowFirstColumn="0" w:lastRowLastColumn="0"/>
              <w:rPr>
                <w:del w:id="187" w:author="Kristian Snel" w:date="2020-12-09T20:54:00Z"/>
                <w:moveFrom w:id="188" w:author="Kristian Snel" w:date="2020-12-09T20:42:00Z"/>
              </w:rPr>
            </w:pPr>
            <w:moveFrom w:id="189" w:author="Kristian Snel" w:date="2020-12-09T20:42:00Z">
              <w:del w:id="190" w:author="Kristian Snel" w:date="2020-12-09T20:54:00Z">
                <w:r w:rsidDel="00202EE2">
                  <w:delText>Everyone</w:delText>
                </w:r>
              </w:del>
            </w:moveFrom>
          </w:p>
        </w:tc>
      </w:tr>
      <w:tr w:rsidR="00745D6C" w:rsidDel="00202EE2" w14:paraId="4C184FD9" w14:textId="1FFC221D" w:rsidTr="00851530">
        <w:trPr>
          <w:del w:id="191" w:author="Kristian Snel" w:date="2020-12-09T20:54:00Z"/>
        </w:trPr>
        <w:tc>
          <w:tcPr>
            <w:cnfStyle w:val="001000000000" w:firstRow="0" w:lastRow="0" w:firstColumn="1" w:lastColumn="0" w:oddVBand="0" w:evenVBand="0" w:oddHBand="0" w:evenHBand="0" w:firstRowFirstColumn="0" w:firstRowLastColumn="0" w:lastRowFirstColumn="0" w:lastRowLastColumn="0"/>
            <w:tcW w:w="2337" w:type="dxa"/>
          </w:tcPr>
          <w:p w14:paraId="0390AC08" w14:textId="0A516F91" w:rsidR="00745D6C" w:rsidDel="00202EE2" w:rsidRDefault="00745D6C" w:rsidP="00E546B5">
            <w:pPr>
              <w:rPr>
                <w:del w:id="192" w:author="Kristian Snel" w:date="2020-12-09T20:54:00Z"/>
                <w:moveFrom w:id="193" w:author="Kristian Snel" w:date="2020-12-09T20:42:00Z"/>
              </w:rPr>
            </w:pPr>
            <w:moveFrom w:id="194" w:author="Kristian Snel" w:date="2020-12-09T20:42:00Z">
              <w:del w:id="195" w:author="Kristian Snel" w:date="2020-12-09T20:54:00Z">
                <w:r w:rsidDel="00202EE2">
                  <w:delText>Git technical</w:delText>
                </w:r>
              </w:del>
            </w:moveFrom>
          </w:p>
        </w:tc>
        <w:tc>
          <w:tcPr>
            <w:tcW w:w="5029" w:type="dxa"/>
          </w:tcPr>
          <w:p w14:paraId="602453B2" w14:textId="7131D66E" w:rsidR="00745D6C" w:rsidDel="00202EE2" w:rsidRDefault="00745D6C" w:rsidP="00E546B5">
            <w:pPr>
              <w:cnfStyle w:val="000000000000" w:firstRow="0" w:lastRow="0" w:firstColumn="0" w:lastColumn="0" w:oddVBand="0" w:evenVBand="0" w:oddHBand="0" w:evenHBand="0" w:firstRowFirstColumn="0" w:firstRowLastColumn="0" w:lastRowFirstColumn="0" w:lastRowLastColumn="0"/>
              <w:rPr>
                <w:del w:id="196" w:author="Kristian Snel" w:date="2020-12-09T20:54:00Z"/>
                <w:moveFrom w:id="197" w:author="Kristian Snel" w:date="2020-12-09T20:42:00Z"/>
              </w:rPr>
            </w:pPr>
            <w:moveFrom w:id="198" w:author="Kristian Snel" w:date="2020-12-09T20:42:00Z">
              <w:del w:id="199" w:author="Kristian Snel" w:date="2020-12-09T20:54:00Z">
                <w:r w:rsidDel="00202EE2">
                  <w:delText>Project members</w:delText>
                </w:r>
              </w:del>
            </w:moveFrom>
          </w:p>
        </w:tc>
      </w:tr>
      <w:tr w:rsidR="00745D6C" w:rsidDel="00202EE2" w14:paraId="6A3A27A7" w14:textId="2605711E" w:rsidTr="00851530">
        <w:trPr>
          <w:cnfStyle w:val="000000100000" w:firstRow="0" w:lastRow="0" w:firstColumn="0" w:lastColumn="0" w:oddVBand="0" w:evenVBand="0" w:oddHBand="1" w:evenHBand="0" w:firstRowFirstColumn="0" w:firstRowLastColumn="0" w:lastRowFirstColumn="0" w:lastRowLastColumn="0"/>
          <w:del w:id="200" w:author="Kristian Snel" w:date="2020-12-09T20:54:00Z"/>
        </w:trPr>
        <w:tc>
          <w:tcPr>
            <w:cnfStyle w:val="001000000000" w:firstRow="0" w:lastRow="0" w:firstColumn="1" w:lastColumn="0" w:oddVBand="0" w:evenVBand="0" w:oddHBand="0" w:evenHBand="0" w:firstRowFirstColumn="0" w:firstRowLastColumn="0" w:lastRowFirstColumn="0" w:lastRowLastColumn="0"/>
            <w:tcW w:w="2337" w:type="dxa"/>
          </w:tcPr>
          <w:p w14:paraId="0614656B" w14:textId="26B57898" w:rsidR="00745D6C" w:rsidDel="00202EE2" w:rsidRDefault="00745D6C" w:rsidP="00E546B5">
            <w:pPr>
              <w:rPr>
                <w:del w:id="201" w:author="Kristian Snel" w:date="2020-12-09T20:54:00Z"/>
                <w:moveFrom w:id="202" w:author="Kristian Snel" w:date="2020-12-09T20:42:00Z"/>
              </w:rPr>
            </w:pPr>
            <w:moveFrom w:id="203" w:author="Kristian Snel" w:date="2020-12-09T20:42:00Z">
              <w:del w:id="204" w:author="Kristian Snel" w:date="2020-12-09T20:54:00Z">
                <w:r w:rsidDel="00202EE2">
                  <w:delText>Git management</w:delText>
                </w:r>
              </w:del>
            </w:moveFrom>
          </w:p>
        </w:tc>
        <w:tc>
          <w:tcPr>
            <w:tcW w:w="5029" w:type="dxa"/>
          </w:tcPr>
          <w:p w14:paraId="57837C08" w14:textId="1AE032B1" w:rsidR="00745D6C" w:rsidDel="00202EE2" w:rsidRDefault="00745D6C" w:rsidP="00E546B5">
            <w:pPr>
              <w:cnfStyle w:val="000000100000" w:firstRow="0" w:lastRow="0" w:firstColumn="0" w:lastColumn="0" w:oddVBand="0" w:evenVBand="0" w:oddHBand="1" w:evenHBand="0" w:firstRowFirstColumn="0" w:firstRowLastColumn="0" w:lastRowFirstColumn="0" w:lastRowLastColumn="0"/>
              <w:rPr>
                <w:del w:id="205" w:author="Kristian Snel" w:date="2020-12-09T20:54:00Z"/>
                <w:moveFrom w:id="206" w:author="Kristian Snel" w:date="2020-12-09T20:42:00Z"/>
              </w:rPr>
            </w:pPr>
            <w:moveFrom w:id="207" w:author="Kristian Snel" w:date="2020-12-09T20:42:00Z">
              <w:del w:id="208" w:author="Kristian Snel" w:date="2020-12-09T20:54:00Z">
                <w:r w:rsidDel="00202EE2">
                  <w:delText>Project management</w:delText>
                </w:r>
              </w:del>
            </w:moveFrom>
          </w:p>
        </w:tc>
      </w:tr>
      <w:tr w:rsidR="00745D6C" w:rsidDel="00202EE2" w14:paraId="77F71E3A" w14:textId="26506A95" w:rsidTr="00851530">
        <w:trPr>
          <w:del w:id="209" w:author="Kristian Snel" w:date="2020-12-09T20:54:00Z"/>
        </w:trPr>
        <w:tc>
          <w:tcPr>
            <w:cnfStyle w:val="001000000000" w:firstRow="0" w:lastRow="0" w:firstColumn="1" w:lastColumn="0" w:oddVBand="0" w:evenVBand="0" w:oddHBand="0" w:evenHBand="0" w:firstRowFirstColumn="0" w:firstRowLastColumn="0" w:lastRowFirstColumn="0" w:lastRowLastColumn="0"/>
            <w:tcW w:w="2337" w:type="dxa"/>
          </w:tcPr>
          <w:p w14:paraId="2494CEC2" w14:textId="39D143F2" w:rsidR="00745D6C" w:rsidDel="00202EE2" w:rsidRDefault="00745D6C" w:rsidP="00E546B5">
            <w:pPr>
              <w:rPr>
                <w:del w:id="210" w:author="Kristian Snel" w:date="2020-12-09T20:54:00Z"/>
                <w:moveFrom w:id="211" w:author="Kristian Snel" w:date="2020-12-09T20:42:00Z"/>
              </w:rPr>
            </w:pPr>
            <w:moveFrom w:id="212" w:author="Kristian Snel" w:date="2020-12-09T20:42:00Z">
              <w:del w:id="213" w:author="Kristian Snel" w:date="2020-12-09T20:54:00Z">
                <w:r w:rsidDel="00202EE2">
                  <w:delText>Git advanced</w:delText>
                </w:r>
              </w:del>
            </w:moveFrom>
          </w:p>
        </w:tc>
        <w:tc>
          <w:tcPr>
            <w:tcW w:w="5029" w:type="dxa"/>
          </w:tcPr>
          <w:p w14:paraId="7BCCB98C" w14:textId="2C286FA9" w:rsidR="00745D6C" w:rsidDel="00202EE2" w:rsidRDefault="00745D6C" w:rsidP="00E546B5">
            <w:pPr>
              <w:cnfStyle w:val="000000000000" w:firstRow="0" w:lastRow="0" w:firstColumn="0" w:lastColumn="0" w:oddVBand="0" w:evenVBand="0" w:oddHBand="0" w:evenHBand="0" w:firstRowFirstColumn="0" w:firstRowLastColumn="0" w:lastRowFirstColumn="0" w:lastRowLastColumn="0"/>
              <w:rPr>
                <w:del w:id="214" w:author="Kristian Snel" w:date="2020-12-09T20:54:00Z"/>
                <w:moveFrom w:id="215" w:author="Kristian Snel" w:date="2020-12-09T20:42:00Z"/>
              </w:rPr>
            </w:pPr>
            <w:moveFrom w:id="216" w:author="Kristian Snel" w:date="2020-12-09T20:42:00Z">
              <w:del w:id="217" w:author="Kristian Snel" w:date="2020-12-09T20:54:00Z">
                <w:r w:rsidDel="00202EE2">
                  <w:delText>Those who want to use Git to its maximum potential</w:delText>
                </w:r>
              </w:del>
            </w:moveFrom>
          </w:p>
        </w:tc>
      </w:tr>
    </w:tbl>
    <w:moveFromRangeEnd w:id="175"/>
    <w:p w14:paraId="6526908F" w14:textId="40D64110" w:rsidR="00202EE2" w:rsidRDefault="002E565A">
      <w:pPr>
        <w:rPr>
          <w:ins w:id="218" w:author="Kristian Snel" w:date="2020-12-09T20:55:00Z"/>
        </w:rPr>
      </w:pPr>
      <w:del w:id="219" w:author="Kristian Snel" w:date="2020-12-09T20:55:00Z">
        <w:r w:rsidRPr="00C705DD" w:rsidDel="003032A3">
          <w:rPr>
            <w:rStyle w:val="IntenseEmphasis"/>
            <w:rPrChange w:id="220" w:author="Kristian Snel" w:date="2020-12-09T20:43:00Z">
              <w:rPr>
                <w:noProof/>
                <w:lang w:val="en-GB" w:eastAsia="en-GB"/>
              </w:rPr>
            </w:rPrChange>
          </w:rPr>
          <mc:AlternateContent>
            <mc:Choice Requires="wpg">
              <w:drawing>
                <wp:anchor distT="45720" distB="45720" distL="182880" distR="182880" simplePos="0" relativeHeight="251666432" behindDoc="0" locked="0" layoutInCell="1" allowOverlap="1" wp14:anchorId="55EA776D" wp14:editId="7B5878EB">
                  <wp:simplePos x="0" y="0"/>
                  <wp:positionH relativeFrom="margin">
                    <wp:posOffset>1735015</wp:posOffset>
                  </wp:positionH>
                  <wp:positionV relativeFrom="margin">
                    <wp:posOffset>6295292</wp:posOffset>
                  </wp:positionV>
                  <wp:extent cx="3602355" cy="710419"/>
                  <wp:effectExtent l="0" t="0" r="0" b="0"/>
                  <wp:wrapSquare wrapText="bothSides"/>
                  <wp:docPr id="198" name="Group 198"/>
                  <wp:cNvGraphicFramePr/>
                  <a:graphic xmlns:a="http://schemas.openxmlformats.org/drawingml/2006/main">
                    <a:graphicData uri="http://schemas.microsoft.com/office/word/2010/wordprocessingGroup">
                      <wpg:wgp>
                        <wpg:cNvGrpSpPr/>
                        <wpg:grpSpPr>
                          <a:xfrm>
                            <a:off x="0" y="0"/>
                            <a:ext cx="3602355" cy="710419"/>
                            <a:chOff x="0" y="-178932"/>
                            <a:chExt cx="3604100" cy="1737240"/>
                          </a:xfrm>
                        </wpg:grpSpPr>
                        <wps:wsp>
                          <wps:cNvPr id="199" name="Rectangle 199"/>
                          <wps:cNvSpPr/>
                          <wps:spPr>
                            <a:xfrm>
                              <a:off x="0" y="0"/>
                              <a:ext cx="887010" cy="1558308"/>
                            </a:xfrm>
                            <a:prstGeom prst="rect">
                              <a:avLst/>
                            </a:prstGeom>
                            <a:solidFill>
                              <a:srgbClr val="FF535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41D0EF" w14:textId="6CB5616F" w:rsidR="00D95DF4" w:rsidRPr="009B27FC" w:rsidRDefault="00D95DF4">
                                <w:pPr>
                                  <w:jc w:val="center"/>
                                  <w:rPr>
                                    <w:rFonts w:asciiTheme="majorHAnsi" w:eastAsiaTheme="majorEastAsia" w:hAnsiTheme="majorHAnsi" w:cstheme="majorBidi"/>
                                    <w:b/>
                                    <w:bCs/>
                                    <w:color w:val="FFFFFF" w:themeColor="background1"/>
                                    <w:sz w:val="40"/>
                                    <w:szCs w:val="44"/>
                                  </w:rPr>
                                </w:pPr>
                                <w:r w:rsidRPr="009B27FC">
                                  <w:rPr>
                                    <w:rFonts w:asciiTheme="majorHAnsi" w:eastAsiaTheme="majorEastAsia" w:hAnsiTheme="majorHAnsi" w:cstheme="majorBidi"/>
                                    <w:b/>
                                    <w:bCs/>
                                    <w:color w:val="FFFFFF" w:themeColor="background1"/>
                                    <w:sz w:val="40"/>
                                    <w:szCs w:val="44"/>
                                  </w:rPr>
                                  <w:t>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997709" y="-178932"/>
                              <a:ext cx="2568867" cy="15039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A3731A" w14:textId="4C5697A2" w:rsidR="00D95DF4" w:rsidRPr="003D3745" w:rsidRDefault="00D95DF4" w:rsidP="003D3745">
                                <w:pPr>
                                  <w:rPr>
                                    <w:color w:val="F05133"/>
                                  </w:rPr>
                                </w:pPr>
                                <w:r w:rsidRPr="003D3745">
                                  <w:rPr>
                                    <w:color w:val="F05133"/>
                                  </w:rPr>
                                  <w:t>Git</w:t>
                                </w:r>
                                <w:r>
                                  <w:rPr>
                                    <w:color w:val="F05133"/>
                                  </w:rPr>
                                  <w:t xml:space="preserve"> provides excellent tools to work and collaborate on CAD files such as Solidworks and Siemens NX.</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s:wsp>
                          <wps:cNvPr id="20" name="Rectangle 20"/>
                          <wps:cNvSpPr/>
                          <wps:spPr>
                            <a:xfrm>
                              <a:off x="3558359" y="0"/>
                              <a:ext cx="45741" cy="1558308"/>
                            </a:xfrm>
                            <a:prstGeom prst="rect">
                              <a:avLst/>
                            </a:prstGeom>
                            <a:solidFill>
                              <a:srgbClr val="FF535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BB539C" w14:textId="6412D843" w:rsidR="00D95DF4" w:rsidRPr="009B27FC" w:rsidRDefault="00D95DF4">
                                <w:pPr>
                                  <w:jc w:val="center"/>
                                  <w:rPr>
                                    <w:rFonts w:asciiTheme="majorHAnsi" w:eastAsiaTheme="majorEastAsia" w:hAnsiTheme="majorHAnsi" w:cstheme="majorBidi"/>
                                    <w:b/>
                                    <w:bCs/>
                                    <w:color w:val="FFFFFF" w:themeColor="background1"/>
                                    <w:sz w:val="40"/>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5EA776D" id="Group 198" o:spid="_x0000_s1027" style="position:absolute;margin-left:136.6pt;margin-top:495.7pt;width:283.65pt;height:55.95pt;z-index:251666432;mso-wrap-distance-left:14.4pt;mso-wrap-distance-top:3.6pt;mso-wrap-distance-right:14.4pt;mso-wrap-distance-bottom:3.6pt;mso-position-horizontal-relative:margin;mso-position-vertical-relative:margin;mso-width-relative:margin;mso-height-relative:margin" coordorigin=",-1789" coordsize="36041,17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">
                  <v:rect id="Rectangle 199" o:spid="_x0000_s1028" style="position:absolute;width:8870;height:15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" fillcolor="#ff5353" stroked="f" strokeweight="1pt">
                    <v:textbox>
                      <w:txbxContent>
                        <w:p w14:paraId="0541D0EF" w14:textId="6CB5616F" w:rsidR="00D95DF4" w:rsidRPr="009B27FC" w:rsidRDefault="00D95DF4">
                          <w:pPr>
                            <w:jc w:val="center"/>
                            <w:rPr>
                              <w:rFonts w:asciiTheme="majorHAnsi" w:eastAsiaTheme="majorEastAsia" w:hAnsiTheme="majorHAnsi" w:cstheme="majorBidi"/>
                              <w:b/>
                              <w:bCs/>
                              <w:color w:val="FFFFFF" w:themeColor="background1"/>
                              <w:sz w:val="40"/>
                              <w:szCs w:val="44"/>
                            </w:rPr>
                          </w:pPr>
                          <w:r w:rsidRPr="009B27FC">
                            <w:rPr>
                              <w:rFonts w:asciiTheme="majorHAnsi" w:eastAsiaTheme="majorEastAsia" w:hAnsiTheme="majorHAnsi" w:cstheme="majorBidi"/>
                              <w:b/>
                              <w:bCs/>
                              <w:color w:val="FFFFFF" w:themeColor="background1"/>
                              <w:sz w:val="40"/>
                              <w:szCs w:val="44"/>
                            </w:rPr>
                            <w:t>ME</w:t>
                          </w:r>
                        </w:p>
                      </w:txbxContent>
                    </v:textbox>
                  </v:rect>
                  <v:shape id="Text Box 200" o:spid="_x0000_s1029" type="#_x0000_t202" style="position:absolute;left:9977;top:-1789;width:25688;height:15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p w14:paraId="17A3731A" w14:textId="4C5697A2" w:rsidR="00D95DF4" w:rsidRPr="003D3745" w:rsidRDefault="00D95DF4" w:rsidP="003D3745">
                          <w:pPr>
                            <w:rPr>
                              <w:color w:val="F05133"/>
                            </w:rPr>
                          </w:pPr>
                          <w:r w:rsidRPr="003D3745">
                            <w:rPr>
                              <w:color w:val="F05133"/>
                            </w:rPr>
                            <w:t>Git</w:t>
                          </w:r>
                          <w:r>
                            <w:rPr>
                              <w:color w:val="F05133"/>
                            </w:rPr>
                            <w:t xml:space="preserve"> provides excellent tools to work and collaborate on CAD files such as Solidworks and Siemens NX.</w:t>
                          </w:r>
                        </w:p>
                      </w:txbxContent>
                    </v:textbox>
                  </v:shape>
                  <v:rect id="Rectangle 20" o:spid="_x0000_s1030" style="position:absolute;left:35583;width:458;height:15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" fillcolor="#ff5353" stroked="f" strokeweight="1pt">
                    <v:textbox>
                      <w:txbxContent>
                        <w:p w14:paraId="0FBB539C" w14:textId="6412D843" w:rsidR="00D95DF4" w:rsidRPr="009B27FC" w:rsidRDefault="00D95DF4">
                          <w:pPr>
                            <w:jc w:val="center"/>
                            <w:rPr>
                              <w:rFonts w:asciiTheme="majorHAnsi" w:eastAsiaTheme="majorEastAsia" w:hAnsiTheme="majorHAnsi" w:cstheme="majorBidi"/>
                              <w:b/>
                              <w:bCs/>
                              <w:color w:val="FFFFFF" w:themeColor="background1"/>
                              <w:sz w:val="40"/>
                              <w:szCs w:val="44"/>
                            </w:rPr>
                          </w:pPr>
                        </w:p>
                      </w:txbxContent>
                    </v:textbox>
                  </v:rect>
                  <w10:wrap type="square" anchorx="margin" anchory="margin"/>
                </v:group>
              </w:pict>
            </mc:Fallback>
          </mc:AlternateContent>
        </w:r>
      </w:del>
      <w:ins w:id="221" w:author="Kristian Snel" w:date="2020-12-09T20:42:00Z">
        <w:r w:rsidR="00C705DD" w:rsidRPr="00C705DD">
          <w:rPr>
            <w:rStyle w:val="IntenseEmphasis"/>
            <w:rPrChange w:id="222" w:author="Kristian Snel" w:date="2020-12-09T20:43:00Z">
              <w:rPr/>
            </w:rPrChange>
          </w:rPr>
          <w:t>Gi</w:t>
        </w:r>
      </w:ins>
      <w:ins w:id="223" w:author="Kristian Snel" w:date="2020-12-09T20:43:00Z">
        <w:r w:rsidR="00C705DD">
          <w:rPr>
            <w:rStyle w:val="IntenseEmphasis"/>
          </w:rPr>
          <w:t xml:space="preserve">t </w:t>
        </w:r>
      </w:ins>
      <w:ins w:id="224" w:author="Kristian Snel" w:date="2020-12-09T20:55:00Z">
        <w:r w:rsidR="00202EE2">
          <w:rPr>
            <w:rStyle w:val="IntenseEmphasis"/>
          </w:rPr>
          <w:t>in EXPO project</w:t>
        </w:r>
      </w:ins>
      <w:del w:id="225" w:author="Kristian Snel" w:date="2020-12-09T20:55:00Z">
        <w:r w:rsidR="00244C8A" w:rsidRPr="00202EE2" w:rsidDel="00202EE2">
          <w:rPr>
            <w:rStyle w:val="IntenseEmphasis"/>
            <w:rPrChange w:id="226" w:author="Kristian Snel" w:date="2020-12-09T20:55:00Z">
              <w:rPr/>
            </w:rPrChange>
          </w:rPr>
          <w:br/>
        </w:r>
      </w:del>
      <w:ins w:id="227" w:author="Kristian Snel" w:date="2020-12-09T20:55:00Z">
        <w:r w:rsidR="00202EE2" w:rsidRPr="00202EE2">
          <w:rPr>
            <w:rStyle w:val="IntenseEmphasis"/>
            <w:rPrChange w:id="228" w:author="Kristian Snel" w:date="2020-12-09T20:55:00Z">
              <w:rPr/>
            </w:rPrChange>
          </w:rPr>
          <w:t>s</w:t>
        </w:r>
      </w:ins>
    </w:p>
    <w:p w14:paraId="3698194E" w14:textId="7707286A" w:rsidR="002A380E" w:rsidDel="007A0B8F" w:rsidRDefault="002A380E" w:rsidP="003032A3">
      <w:pPr>
        <w:rPr>
          <w:del w:id="229" w:author="Kristian Snel" w:date="2020-12-09T20:56:00Z"/>
        </w:rPr>
      </w:pPr>
      <w:r>
        <w:t>To improve the way of working within EXPO groups all disciplines</w:t>
      </w:r>
      <w:r w:rsidR="00C27B70">
        <w:t xml:space="preserve"> are </w:t>
      </w:r>
      <w:r w:rsidR="006F779D">
        <w:t xml:space="preserve">required to take knowledge of Git. </w:t>
      </w:r>
      <w:ins w:id="230" w:author="Kristian Snel" w:date="2020-12-09T20:57:00Z">
        <w:r w:rsidR="00BE1910">
          <w:t>This allows you</w:t>
        </w:r>
      </w:ins>
      <w:ins w:id="231" w:author="Kristian Snel" w:date="2020-12-09T20:58:00Z">
        <w:r w:rsidR="00BE1910">
          <w:t xml:space="preserve"> to work together more efficiently and get started right away without discussing the need for a digital file storage solution.</w:t>
        </w:r>
      </w:ins>
      <w:del w:id="232" w:author="Kristian Snel" w:date="2020-12-09T20:56:00Z">
        <w:r w:rsidR="006F779D" w:rsidDel="003032A3">
          <w:delText xml:space="preserve">Tips only aimed at a specific discipline will from now on </w:delText>
        </w:r>
        <w:r w:rsidR="009B27FC" w:rsidDel="003032A3">
          <w:delText>be color coded in the following representative colors:</w:delText>
        </w:r>
      </w:del>
    </w:p>
    <w:p w14:paraId="68A6647D" w14:textId="526A0486" w:rsidR="007A0B8F" w:rsidRDefault="007A0B8F" w:rsidP="003032A3">
      <w:pPr>
        <w:rPr>
          <w:ins w:id="233" w:author="Kristian Snel" w:date="2020-12-09T20:58:00Z"/>
        </w:rPr>
      </w:pPr>
    </w:p>
    <w:p w14:paraId="20948B0D" w14:textId="5A759435" w:rsidR="007A0B8F" w:rsidRDefault="007A0B8F" w:rsidP="003032A3">
      <w:pPr>
        <w:rPr>
          <w:ins w:id="234" w:author="Kristian Snel" w:date="2020-12-09T21:15:00Z"/>
        </w:rPr>
      </w:pPr>
      <w:ins w:id="235" w:author="Kristian Snel" w:date="2020-12-09T20:58:00Z">
        <w:r>
          <w:t>To familiarize every student with Git first a Git basi</w:t>
        </w:r>
      </w:ins>
      <w:ins w:id="236" w:author="Kristian Snel" w:date="2020-12-09T20:59:00Z">
        <w:r>
          <w:t>c introduction is given. This chapter requires you to install Github Desktop and create an account at Github.com</w:t>
        </w:r>
      </w:ins>
    </w:p>
    <w:p w14:paraId="6BC3A57E" w14:textId="7E402494" w:rsidR="00B86992" w:rsidRPr="00B86992" w:rsidRDefault="00B86992">
      <w:pPr>
        <w:rPr>
          <w:ins w:id="237" w:author="Kristian Snel" w:date="2020-12-09T20:58:00Z"/>
          <w:rStyle w:val="IntenseEmphasis"/>
          <w:rPrChange w:id="238" w:author="Kristian Snel" w:date="2020-12-09T21:15:00Z">
            <w:rPr>
              <w:ins w:id="239" w:author="Kristian Snel" w:date="2020-12-09T20:58:00Z"/>
            </w:rPr>
          </w:rPrChange>
        </w:rPr>
      </w:pPr>
      <w:ins w:id="240" w:author="Kristian Snel" w:date="2020-12-09T21:15:00Z">
        <w:r>
          <w:t xml:space="preserve">If you have mastered a basic workflow in Git and feel that you want to learn more about Git, this manual also features </w:t>
        </w:r>
      </w:ins>
      <w:ins w:id="241" w:author="Kristian Snel" w:date="2020-12-09T21:17:00Z">
        <w:r w:rsidR="002E18AA">
          <w:t>two</w:t>
        </w:r>
      </w:ins>
      <w:ins w:id="242" w:author="Kristian Snel" w:date="2020-12-09T21:18:00Z">
        <w:r w:rsidR="002E18AA">
          <w:t xml:space="preserve"> chapters going deeper into the </w:t>
        </w:r>
      </w:ins>
      <w:ins w:id="243" w:author="Kristian Snel" w:date="2020-12-09T21:16:00Z">
        <w:r w:rsidRPr="00B86992">
          <w:rPr>
            <w:rStyle w:val="IntenseEmphasis"/>
            <w:rPrChange w:id="244" w:author="Kristian Snel" w:date="2020-12-09T21:16:00Z">
              <w:rPr/>
            </w:rPrChange>
          </w:rPr>
          <w:t xml:space="preserve">Management </w:t>
        </w:r>
        <w:r>
          <w:t xml:space="preserve">and </w:t>
        </w:r>
        <w:r w:rsidR="008F02E7">
          <w:rPr>
            <w:rStyle w:val="IntenseEmphasis"/>
          </w:rPr>
          <w:t>T</w:t>
        </w:r>
        <w:r w:rsidRPr="00B86992">
          <w:rPr>
            <w:rStyle w:val="IntenseEmphasis"/>
            <w:rPrChange w:id="245" w:author="Kristian Snel" w:date="2020-12-09T21:16:00Z">
              <w:rPr/>
            </w:rPrChange>
          </w:rPr>
          <w:t>echnical</w:t>
        </w:r>
      </w:ins>
      <w:ins w:id="246" w:author="Kristian Snel" w:date="2020-12-09T21:18:00Z">
        <w:r w:rsidR="002E18AA">
          <w:rPr>
            <w:rStyle w:val="IntenseEmphasis"/>
          </w:rPr>
          <w:t xml:space="preserve"> </w:t>
        </w:r>
        <w:r w:rsidR="002E18AA">
          <w:t>uses of Git.</w:t>
        </w:r>
      </w:ins>
    </w:p>
    <w:p w14:paraId="632717E0" w14:textId="11274B8C" w:rsidR="002A380E" w:rsidDel="00A40265" w:rsidRDefault="002A380E" w:rsidP="003032A3">
      <w:pPr>
        <w:rPr>
          <w:del w:id="247" w:author="Kristian Snel" w:date="2020-12-09T20:56:00Z"/>
        </w:rPr>
      </w:pPr>
      <w:del w:id="248" w:author="Kristian Snel" w:date="2020-12-09T20:56:00Z">
        <w:r w:rsidDel="003032A3">
          <w:delText>Mechanical Engineering</w:delText>
        </w:r>
      </w:del>
    </w:p>
    <w:p w14:paraId="64BF2939" w14:textId="1C36122A" w:rsidR="00A40265" w:rsidRPr="00AD0606" w:rsidRDefault="00604B1B" w:rsidP="00A40265">
      <w:pPr>
        <w:rPr>
          <w:ins w:id="249" w:author="Kristian Snel" w:date="2020-12-09T21:01:00Z"/>
          <w:rStyle w:val="IntenseEmphasis"/>
          <w:rPrChange w:id="250" w:author="Kristian Snel" w:date="2020-12-09T21:01:00Z">
            <w:rPr>
              <w:ins w:id="251" w:author="Kristian Snel" w:date="2020-12-09T21:01:00Z"/>
            </w:rPr>
          </w:rPrChange>
        </w:rPr>
      </w:pPr>
      <w:ins w:id="252" w:author="Kristian Snel" w:date="2020-12-09T21:06:00Z">
        <w:r>
          <w:rPr>
            <w:rStyle w:val="IntenseEmphasis"/>
          </w:rPr>
          <w:t>Department specific tips</w:t>
        </w:r>
      </w:ins>
    </w:p>
    <w:p w14:paraId="149D6366" w14:textId="3C8E5205" w:rsidR="00A40265" w:rsidRDefault="00540FD4" w:rsidP="00A40265">
      <w:pPr>
        <w:rPr>
          <w:ins w:id="253" w:author="Kristian Snel" w:date="2020-12-09T21:01:00Z"/>
        </w:rPr>
      </w:pPr>
      <w:ins w:id="254" w:author="Kristian Snel" w:date="2020-12-09T21:45:00Z">
        <w:r>
          <w:rPr>
            <w:noProof/>
            <w:lang w:val="en-GB" w:eastAsia="en-GB"/>
          </w:rPr>
          <w:drawing>
            <wp:anchor distT="0" distB="0" distL="114300" distR="114300" simplePos="0" relativeHeight="251684864" behindDoc="1" locked="0" layoutInCell="1" allowOverlap="1" wp14:anchorId="245C8A01" wp14:editId="15B96B5B">
              <wp:simplePos x="0" y="0"/>
              <wp:positionH relativeFrom="column">
                <wp:posOffset>2015783</wp:posOffset>
              </wp:positionH>
              <wp:positionV relativeFrom="paragraph">
                <wp:posOffset>218440</wp:posOffset>
              </wp:positionV>
              <wp:extent cx="4336415" cy="2977515"/>
              <wp:effectExtent l="0" t="0" r="6985" b="0"/>
              <wp:wrapTight wrapText="bothSides">
                <wp:wrapPolygon edited="0">
                  <wp:start x="0" y="0"/>
                  <wp:lineTo x="0" y="21420"/>
                  <wp:lineTo x="21540" y="21420"/>
                  <wp:lineTo x="21540" y="0"/>
                  <wp:lineTo x="0" y="0"/>
                </wp:wrapPolygon>
              </wp:wrapTight>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9">
                        <a:extLst>
                          <a:ext uri="{28A0092B-C50C-407E-A947-70E740481C1C}">
                            <a14:useLocalDpi xmlns:a14="http://schemas.microsoft.com/office/drawing/2010/main" val="0"/>
                          </a:ext>
                        </a:extLst>
                      </a:blip>
                      <a:stretch>
                        <a:fillRect/>
                      </a:stretch>
                    </pic:blipFill>
                    <pic:spPr>
                      <a:xfrm>
                        <a:off x="0" y="0"/>
                        <a:ext cx="4336415" cy="2977515"/>
                      </a:xfrm>
                      <a:prstGeom prst="rect">
                        <a:avLst/>
                      </a:prstGeom>
                    </pic:spPr>
                  </pic:pic>
                </a:graphicData>
              </a:graphic>
              <wp14:sizeRelH relativeFrom="margin">
                <wp14:pctWidth>0</wp14:pctWidth>
              </wp14:sizeRelH>
              <wp14:sizeRelV relativeFrom="margin">
                <wp14:pctHeight>0</wp14:pctHeight>
              </wp14:sizeRelV>
            </wp:anchor>
          </w:drawing>
        </w:r>
      </w:ins>
      <w:ins w:id="255" w:author="Kristian Snel" w:date="2020-12-09T21:01:00Z">
        <w:r w:rsidR="00A40265">
          <w:t>Tips only aimed at a specific discipline will from now on be color coded in the following representative colors:</w:t>
        </w:r>
      </w:ins>
    </w:p>
    <w:p w14:paraId="74FB04E9" w14:textId="3590A6CA" w:rsidR="00A40265" w:rsidRDefault="00A40265" w:rsidP="00A40265">
      <w:pPr>
        <w:rPr>
          <w:ins w:id="256" w:author="Kristian Snel" w:date="2020-12-09T21:01:00Z"/>
        </w:rPr>
      </w:pPr>
      <w:ins w:id="257" w:author="Kristian Snel" w:date="2020-12-09T21:01:00Z">
        <w:r>
          <w:t>Mechanical Engineering</w:t>
        </w:r>
      </w:ins>
    </w:p>
    <w:p w14:paraId="5CF85C13" w14:textId="73847BCD" w:rsidR="00A40265" w:rsidRDefault="00A40265" w:rsidP="00A40265">
      <w:pPr>
        <w:rPr>
          <w:ins w:id="258" w:author="Kristian Snel" w:date="2020-12-09T21:01:00Z"/>
        </w:rPr>
      </w:pPr>
    </w:p>
    <w:p w14:paraId="2DF641CE" w14:textId="5B474BC8" w:rsidR="00540FD4" w:rsidRDefault="00540FD4" w:rsidP="00A40265">
      <w:pPr>
        <w:rPr>
          <w:ins w:id="259" w:author="Kristian Snel" w:date="2020-12-09T21:46:00Z"/>
        </w:rPr>
      </w:pPr>
    </w:p>
    <w:p w14:paraId="3EF12170" w14:textId="647314EA" w:rsidR="00A40265" w:rsidRDefault="00A40265" w:rsidP="00A40265">
      <w:pPr>
        <w:rPr>
          <w:ins w:id="260" w:author="Kristian Snel" w:date="2020-12-09T21:01:00Z"/>
        </w:rPr>
      </w:pPr>
      <w:ins w:id="261" w:author="Kristian Snel" w:date="2020-12-09T21:01:00Z">
        <w:r>
          <w:br/>
          <w:t>Mechatronics engineering</w:t>
        </w:r>
      </w:ins>
    </w:p>
    <w:p w14:paraId="439CAC0A" w14:textId="59333097" w:rsidR="00A40265" w:rsidRDefault="00A40265" w:rsidP="00A40265">
      <w:pPr>
        <w:rPr>
          <w:ins w:id="262" w:author="Kristian Snel" w:date="2020-12-09T21:46:00Z"/>
        </w:rPr>
      </w:pPr>
    </w:p>
    <w:p w14:paraId="1BDBF124" w14:textId="2B5C7F8B" w:rsidR="00540FD4" w:rsidRDefault="00540FD4" w:rsidP="00A40265">
      <w:pPr>
        <w:rPr>
          <w:ins w:id="263" w:author="Kristian Snel" w:date="2020-12-09T21:01:00Z"/>
        </w:rPr>
      </w:pPr>
    </w:p>
    <w:p w14:paraId="6C80DA1D" w14:textId="71307FC4" w:rsidR="00A40265" w:rsidRPr="009D28D3" w:rsidRDefault="00A40265" w:rsidP="00A40265">
      <w:pPr>
        <w:rPr>
          <w:ins w:id="264" w:author="Kristian Snel" w:date="2020-12-09T21:01:00Z"/>
        </w:rPr>
      </w:pPr>
      <w:ins w:id="265" w:author="Kristian Snel" w:date="2020-12-09T21:01:00Z">
        <w:r>
          <w:br/>
          <w:t>Electrical engineering</w:t>
        </w:r>
      </w:ins>
    </w:p>
    <w:p w14:paraId="5CFF622C" w14:textId="11A436B7" w:rsidR="00A40265" w:rsidRDefault="00A40265">
      <w:pPr>
        <w:rPr>
          <w:ins w:id="266" w:author="Kristian Snel" w:date="2020-12-09T21:01:00Z"/>
        </w:rPr>
      </w:pPr>
    </w:p>
    <w:p w14:paraId="3A306040" w14:textId="0B9CCB0D" w:rsidR="009B27FC" w:rsidDel="003032A3" w:rsidRDefault="009B27FC">
      <w:pPr>
        <w:rPr>
          <w:del w:id="267" w:author="Kristian Snel" w:date="2020-12-09T20:56:00Z"/>
        </w:rPr>
      </w:pPr>
    </w:p>
    <w:p w14:paraId="5B05DAB6" w14:textId="15B1D055" w:rsidR="002A380E" w:rsidDel="003032A3" w:rsidRDefault="002E565A">
      <w:pPr>
        <w:rPr>
          <w:del w:id="268" w:author="Kristian Snel" w:date="2020-12-09T20:56:00Z"/>
        </w:rPr>
      </w:pPr>
      <w:del w:id="269" w:author="Kristian Snel" w:date="2020-12-09T20:55:00Z">
        <w:r w:rsidDel="003032A3">
          <w:rPr>
            <w:noProof/>
            <w:lang w:val="en-GB" w:eastAsia="en-GB"/>
          </w:rPr>
          <mc:AlternateContent>
            <mc:Choice Requires="wpg">
              <w:drawing>
                <wp:anchor distT="45720" distB="45720" distL="182880" distR="182880" simplePos="0" relativeHeight="251668480" behindDoc="0" locked="0" layoutInCell="1" allowOverlap="1" wp14:anchorId="7C91D569" wp14:editId="47626E4C">
                  <wp:simplePos x="0" y="0"/>
                  <wp:positionH relativeFrom="margin">
                    <wp:posOffset>1727200</wp:posOffset>
                  </wp:positionH>
                  <wp:positionV relativeFrom="margin">
                    <wp:posOffset>7099300</wp:posOffset>
                  </wp:positionV>
                  <wp:extent cx="3613150" cy="692785"/>
                  <wp:effectExtent l="0" t="0" r="6350" b="12065"/>
                  <wp:wrapSquare wrapText="bothSides"/>
                  <wp:docPr id="6" name="Group 6"/>
                  <wp:cNvGraphicFramePr/>
                  <a:graphic xmlns:a="http://schemas.openxmlformats.org/drawingml/2006/main">
                    <a:graphicData uri="http://schemas.microsoft.com/office/word/2010/wordprocessingGroup">
                      <wpg:wgp>
                        <wpg:cNvGrpSpPr/>
                        <wpg:grpSpPr>
                          <a:xfrm>
                            <a:off x="0" y="0"/>
                            <a:ext cx="3613150" cy="692785"/>
                            <a:chOff x="0" y="-135930"/>
                            <a:chExt cx="3614991" cy="1694238"/>
                          </a:xfrm>
                        </wpg:grpSpPr>
                        <wps:wsp>
                          <wps:cNvPr id="7" name="Rectangle 7"/>
                          <wps:cNvSpPr/>
                          <wps:spPr>
                            <a:xfrm>
                              <a:off x="0" y="0"/>
                              <a:ext cx="887010" cy="1558308"/>
                            </a:xfrm>
                            <a:prstGeom prst="rect">
                              <a:avLst/>
                            </a:prstGeom>
                            <a:solidFill>
                              <a:srgbClr val="7EBA5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27B110" w14:textId="618A481E" w:rsidR="00D95DF4" w:rsidRPr="009B27FC" w:rsidRDefault="00D95DF4" w:rsidP="009C4F83">
                                <w:pPr>
                                  <w:jc w:val="center"/>
                                  <w:rPr>
                                    <w:rFonts w:asciiTheme="majorHAnsi" w:eastAsiaTheme="majorEastAsia" w:hAnsiTheme="majorHAnsi" w:cstheme="majorBidi"/>
                                    <w:b/>
                                    <w:bCs/>
                                    <w:color w:val="FFFFFF" w:themeColor="background1"/>
                                    <w:sz w:val="40"/>
                                    <w:szCs w:val="44"/>
                                  </w:rPr>
                                </w:pPr>
                                <w:r>
                                  <w:rPr>
                                    <w:rFonts w:asciiTheme="majorHAnsi" w:eastAsiaTheme="majorEastAsia" w:hAnsiTheme="majorHAnsi" w:cstheme="majorBidi"/>
                                    <w:b/>
                                    <w:bCs/>
                                    <w:color w:val="FFFFFF" w:themeColor="background1"/>
                                    <w:sz w:val="40"/>
                                    <w:szCs w:val="44"/>
                                  </w:rPr>
                                  <w:t>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1003598" y="-135930"/>
                              <a:ext cx="2568867" cy="16941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00A9F0" w14:textId="524BE5ED" w:rsidR="00D95DF4" w:rsidRPr="009C4F83" w:rsidRDefault="00D95DF4" w:rsidP="009C4F83">
                                <w:pPr>
                                  <w:rPr>
                                    <w:color w:val="7EBA56"/>
                                  </w:rPr>
                                </w:pPr>
                                <w:r>
                                  <w:rPr>
                                    <w:color w:val="7EBA56"/>
                                  </w:rPr>
                                  <w:t>Combining electrical, mechanical and software projects? Git is a must know for Mechatronics engineers.</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s:wsp>
                          <wps:cNvPr id="21" name="Rectangle 21"/>
                          <wps:cNvSpPr/>
                          <wps:spPr>
                            <a:xfrm>
                              <a:off x="3566576" y="0"/>
                              <a:ext cx="48415" cy="1558308"/>
                            </a:xfrm>
                            <a:prstGeom prst="rect">
                              <a:avLst/>
                            </a:prstGeom>
                            <a:solidFill>
                              <a:srgbClr val="7EBA5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7E62D5" w14:textId="4151AA59" w:rsidR="00D95DF4" w:rsidRPr="009B27FC" w:rsidRDefault="00D95DF4" w:rsidP="009C4F83">
                                <w:pPr>
                                  <w:jc w:val="center"/>
                                  <w:rPr>
                                    <w:rFonts w:asciiTheme="majorHAnsi" w:eastAsiaTheme="majorEastAsia" w:hAnsiTheme="majorHAnsi" w:cstheme="majorBidi"/>
                                    <w:b/>
                                    <w:bCs/>
                                    <w:color w:val="FFFFFF" w:themeColor="background1"/>
                                    <w:sz w:val="40"/>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C91D569" id="Group 6" o:spid="_x0000_s1031" style="position:absolute;margin-left:136pt;margin-top:559pt;width:284.5pt;height:54.55pt;z-index:251668480;mso-wrap-distance-left:14.4pt;mso-wrap-distance-top:3.6pt;mso-wrap-distance-right:14.4pt;mso-wrap-distance-bottom:3.6pt;mso-position-horizontal-relative:margin;mso-position-vertical-relative:margin;mso-width-relative:margin;mso-height-relative:margin" coordorigin=",-1359" coordsize="36149,16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">
                  <v:rect id="Rectangle 7" o:spid="_x0000_s1032" style="position:absolute;width:8870;height:15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" fillcolor="#7eba56" stroked="f" strokeweight="1pt">
                    <v:textbox>
                      <w:txbxContent>
                        <w:p w14:paraId="1C27B110" w14:textId="618A481E" w:rsidR="00D95DF4" w:rsidRPr="009B27FC" w:rsidRDefault="00D95DF4" w:rsidP="009C4F83">
                          <w:pPr>
                            <w:jc w:val="center"/>
                            <w:rPr>
                              <w:rFonts w:asciiTheme="majorHAnsi" w:eastAsiaTheme="majorEastAsia" w:hAnsiTheme="majorHAnsi" w:cstheme="majorBidi"/>
                              <w:b/>
                              <w:bCs/>
                              <w:color w:val="FFFFFF" w:themeColor="background1"/>
                              <w:sz w:val="40"/>
                              <w:szCs w:val="44"/>
                            </w:rPr>
                          </w:pPr>
                          <w:r>
                            <w:rPr>
                              <w:rFonts w:asciiTheme="majorHAnsi" w:eastAsiaTheme="majorEastAsia" w:hAnsiTheme="majorHAnsi" w:cstheme="majorBidi"/>
                              <w:b/>
                              <w:bCs/>
                              <w:color w:val="FFFFFF" w:themeColor="background1"/>
                              <w:sz w:val="40"/>
                              <w:szCs w:val="44"/>
                            </w:rPr>
                            <w:t>MT</w:t>
                          </w:r>
                        </w:p>
                      </w:txbxContent>
                    </v:textbox>
                  </v:rect>
                  <v:shape id="Text Box 8" o:spid="_x0000_s1033" type="#_x0000_t202" style="position:absolute;left:10035;top:-1359;width:25689;height:16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" filled="f" stroked="f" strokeweight=".5pt">
                    <v:textbox inset=",7.2pt,,0">
                      <w:txbxContent>
                        <w:p w14:paraId="2900A9F0" w14:textId="524BE5ED" w:rsidR="00D95DF4" w:rsidRPr="009C4F83" w:rsidRDefault="00D95DF4" w:rsidP="009C4F83">
                          <w:pPr>
                            <w:rPr>
                              <w:color w:val="7EBA56"/>
                            </w:rPr>
                          </w:pPr>
                          <w:r>
                            <w:rPr>
                              <w:color w:val="7EBA56"/>
                            </w:rPr>
                            <w:t>Combining electrical, mechanical and software projects? Git is a must know for Mechatronics engineers.</w:t>
                          </w:r>
                        </w:p>
                      </w:txbxContent>
                    </v:textbox>
                  </v:shape>
                  <v:rect id="Rectangle 21" o:spid="_x0000_s1034" style="position:absolute;left:35665;width:484;height:15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" fillcolor="#7eba56" stroked="f" strokeweight="1pt">
                    <v:textbox>
                      <w:txbxContent>
                        <w:p w14:paraId="4C7E62D5" w14:textId="4151AA59" w:rsidR="00D95DF4" w:rsidRPr="009B27FC" w:rsidRDefault="00D95DF4" w:rsidP="009C4F83">
                          <w:pPr>
                            <w:jc w:val="center"/>
                            <w:rPr>
                              <w:rFonts w:asciiTheme="majorHAnsi" w:eastAsiaTheme="majorEastAsia" w:hAnsiTheme="majorHAnsi" w:cstheme="majorBidi"/>
                              <w:b/>
                              <w:bCs/>
                              <w:color w:val="FFFFFF" w:themeColor="background1"/>
                              <w:sz w:val="40"/>
                              <w:szCs w:val="44"/>
                            </w:rPr>
                          </w:pPr>
                        </w:p>
                      </w:txbxContent>
                    </v:textbox>
                  </v:rect>
                  <w10:wrap type="square" anchorx="margin" anchory="margin"/>
                </v:group>
              </w:pict>
            </mc:Fallback>
          </mc:AlternateContent>
        </w:r>
      </w:del>
      <w:del w:id="270" w:author="Kristian Snel" w:date="2020-12-09T20:56:00Z">
        <w:r w:rsidR="00244C8A" w:rsidDel="003032A3">
          <w:br/>
        </w:r>
        <w:r w:rsidR="002A380E" w:rsidDel="003032A3">
          <w:delText>Mechatronics engineering</w:delText>
        </w:r>
      </w:del>
    </w:p>
    <w:p w14:paraId="52A24598" w14:textId="619215DB" w:rsidR="009B27FC" w:rsidDel="003032A3" w:rsidRDefault="009B27FC">
      <w:pPr>
        <w:rPr>
          <w:del w:id="271" w:author="Kristian Snel" w:date="2020-12-09T20:56:00Z"/>
        </w:rPr>
      </w:pPr>
    </w:p>
    <w:p w14:paraId="7BA2CDB8" w14:textId="678FB9F1" w:rsidR="0064023B" w:rsidRDefault="002E565A">
      <w:pPr>
        <w:rPr>
          <w:rFonts w:asciiTheme="majorHAnsi" w:eastAsiaTheme="majorEastAsia" w:hAnsiTheme="majorHAnsi" w:cstheme="majorBidi"/>
          <w:color w:val="2F5496" w:themeColor="accent1" w:themeShade="BF"/>
          <w:sz w:val="32"/>
          <w:szCs w:val="32"/>
        </w:rPr>
      </w:pPr>
      <w:del w:id="272" w:author="Kristian Snel" w:date="2020-12-09T20:55:00Z">
        <w:r w:rsidDel="003032A3">
          <w:rPr>
            <w:noProof/>
            <w:lang w:val="en-GB" w:eastAsia="en-GB"/>
          </w:rPr>
          <mc:AlternateContent>
            <mc:Choice Requires="wpg">
              <w:drawing>
                <wp:anchor distT="45720" distB="45720" distL="182880" distR="182880" simplePos="0" relativeHeight="251670528" behindDoc="0" locked="0" layoutInCell="1" allowOverlap="1" wp14:anchorId="76FF9B71" wp14:editId="262E3D7E">
                  <wp:simplePos x="0" y="0"/>
                  <wp:positionH relativeFrom="margin">
                    <wp:posOffset>1727200</wp:posOffset>
                  </wp:positionH>
                  <wp:positionV relativeFrom="margin">
                    <wp:posOffset>7874000</wp:posOffset>
                  </wp:positionV>
                  <wp:extent cx="3613150" cy="709930"/>
                  <wp:effectExtent l="0" t="0" r="6350" b="0"/>
                  <wp:wrapSquare wrapText="bothSides"/>
                  <wp:docPr id="9" name="Group 9"/>
                  <wp:cNvGraphicFramePr/>
                  <a:graphic xmlns:a="http://schemas.openxmlformats.org/drawingml/2006/main">
                    <a:graphicData uri="http://schemas.microsoft.com/office/word/2010/wordprocessingGroup">
                      <wpg:wgp>
                        <wpg:cNvGrpSpPr/>
                        <wpg:grpSpPr>
                          <a:xfrm>
                            <a:off x="0" y="0"/>
                            <a:ext cx="3613150" cy="709930"/>
                            <a:chOff x="0" y="-178930"/>
                            <a:chExt cx="3614859" cy="1737238"/>
                          </a:xfrm>
                        </wpg:grpSpPr>
                        <wps:wsp>
                          <wps:cNvPr id="10" name="Rectangle 10"/>
                          <wps:cNvSpPr/>
                          <wps:spPr>
                            <a:xfrm>
                              <a:off x="0" y="0"/>
                              <a:ext cx="887010" cy="1558308"/>
                            </a:xfrm>
                            <a:prstGeom prst="rect">
                              <a:avLst/>
                            </a:prstGeom>
                            <a:solidFill>
                              <a:srgbClr val="6D91D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6839F6" w14:textId="2ECA15A4" w:rsidR="00D95DF4" w:rsidRPr="009B27FC" w:rsidRDefault="00D95DF4" w:rsidP="009C4F83">
                                <w:pPr>
                                  <w:jc w:val="center"/>
                                  <w:rPr>
                                    <w:rFonts w:asciiTheme="majorHAnsi" w:eastAsiaTheme="majorEastAsia" w:hAnsiTheme="majorHAnsi" w:cstheme="majorBidi"/>
                                    <w:b/>
                                    <w:bCs/>
                                    <w:color w:val="FFFFFF" w:themeColor="background1"/>
                                    <w:sz w:val="40"/>
                                    <w:szCs w:val="44"/>
                                  </w:rPr>
                                </w:pPr>
                                <w:r>
                                  <w:rPr>
                                    <w:rFonts w:asciiTheme="majorHAnsi" w:eastAsiaTheme="majorEastAsia" w:hAnsiTheme="majorHAnsi" w:cstheme="majorBidi"/>
                                    <w:b/>
                                    <w:bCs/>
                                    <w:color w:val="FFFFFF" w:themeColor="background1"/>
                                    <w:sz w:val="40"/>
                                    <w:szCs w:val="44"/>
                                  </w:rPr>
                                  <w:t>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997709" y="-178930"/>
                              <a:ext cx="2568867" cy="1614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5AA8E2" w14:textId="7F4EA38C" w:rsidR="00D95DF4" w:rsidRPr="009C4F83" w:rsidRDefault="00D95DF4" w:rsidP="009C4F83">
                                <w:pPr>
                                  <w:rPr>
                                    <w:color w:val="6D91D1"/>
                                  </w:rPr>
                                </w:pPr>
                                <w:r>
                                  <w:rPr>
                                    <w:color w:val="6D91D1"/>
                                  </w:rPr>
                                  <w:t>Working on PLC software or circuit diagrams? Git provides version control to save file history.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s:wsp>
                          <wps:cNvPr id="22" name="Rectangle 22"/>
                          <wps:cNvSpPr/>
                          <wps:spPr>
                            <a:xfrm>
                              <a:off x="3569118" y="0"/>
                              <a:ext cx="45741" cy="1558308"/>
                            </a:xfrm>
                            <a:prstGeom prst="rect">
                              <a:avLst/>
                            </a:prstGeom>
                            <a:solidFill>
                              <a:srgbClr val="6D91D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E46D1B" w14:textId="0EB59CC1" w:rsidR="00D95DF4" w:rsidRPr="009B27FC" w:rsidRDefault="00D95DF4" w:rsidP="009C4F83">
                                <w:pPr>
                                  <w:jc w:val="center"/>
                                  <w:rPr>
                                    <w:rFonts w:asciiTheme="majorHAnsi" w:eastAsiaTheme="majorEastAsia" w:hAnsiTheme="majorHAnsi" w:cstheme="majorBidi"/>
                                    <w:b/>
                                    <w:bCs/>
                                    <w:color w:val="FFFFFF" w:themeColor="background1"/>
                                    <w:sz w:val="40"/>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6FF9B71" id="Group 9" o:spid="_x0000_s1035" style="position:absolute;margin-left:136pt;margin-top:620pt;width:284.5pt;height:55.9pt;z-index:251670528;mso-wrap-distance-left:14.4pt;mso-wrap-distance-top:3.6pt;mso-wrap-distance-right:14.4pt;mso-wrap-distance-bottom:3.6pt;mso-position-horizontal-relative:margin;mso-position-vertical-relative:margin;mso-width-relative:margin;mso-height-relative:margin" coordorigin=",-1789" coordsize="36148,17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">
                  <v:rect id="Rectangle 10" o:spid="_x0000_s1036" style="position:absolute;width:8870;height:15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" fillcolor="#6d91d1" stroked="f" strokeweight="1pt">
                    <v:textbox>
                      <w:txbxContent>
                        <w:p w14:paraId="356839F6" w14:textId="2ECA15A4" w:rsidR="00D95DF4" w:rsidRPr="009B27FC" w:rsidRDefault="00D95DF4" w:rsidP="009C4F83">
                          <w:pPr>
                            <w:jc w:val="center"/>
                            <w:rPr>
                              <w:rFonts w:asciiTheme="majorHAnsi" w:eastAsiaTheme="majorEastAsia" w:hAnsiTheme="majorHAnsi" w:cstheme="majorBidi"/>
                              <w:b/>
                              <w:bCs/>
                              <w:color w:val="FFFFFF" w:themeColor="background1"/>
                              <w:sz w:val="40"/>
                              <w:szCs w:val="44"/>
                            </w:rPr>
                          </w:pPr>
                          <w:r>
                            <w:rPr>
                              <w:rFonts w:asciiTheme="majorHAnsi" w:eastAsiaTheme="majorEastAsia" w:hAnsiTheme="majorHAnsi" w:cstheme="majorBidi"/>
                              <w:b/>
                              <w:bCs/>
                              <w:color w:val="FFFFFF" w:themeColor="background1"/>
                              <w:sz w:val="40"/>
                              <w:szCs w:val="44"/>
                            </w:rPr>
                            <w:t>EE</w:t>
                          </w:r>
                        </w:p>
                      </w:txbxContent>
                    </v:textbox>
                  </v:rect>
                  <v:shape id="Text Box 11" o:spid="_x0000_s1037" type="#_x0000_t202" style="position:absolute;left:9977;top:-1789;width:25688;height:16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" filled="f" stroked="f" strokeweight=".5pt">
                    <v:textbox inset=",7.2pt,,0">
                      <w:txbxContent>
                        <w:p w14:paraId="445AA8E2" w14:textId="7F4EA38C" w:rsidR="00D95DF4" w:rsidRPr="009C4F83" w:rsidRDefault="00D95DF4" w:rsidP="009C4F83">
                          <w:pPr>
                            <w:rPr>
                              <w:color w:val="6D91D1"/>
                            </w:rPr>
                          </w:pPr>
                          <w:r>
                            <w:rPr>
                              <w:color w:val="6D91D1"/>
                            </w:rPr>
                            <w:t>Working on PLC software or circuit diagrams? Git provides version control to save file history.</w:t>
                          </w:r>
                        </w:p>
                      </w:txbxContent>
                    </v:textbox>
                  </v:shape>
                  <v:rect id="Rectangle 22" o:spid="_x0000_s1038" style="position:absolute;left:35691;width:457;height:15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" fillcolor="#6d91d1" stroked="f" strokeweight="1pt">
                    <v:textbox>
                      <w:txbxContent>
                        <w:p w14:paraId="3BE46D1B" w14:textId="0EB59CC1" w:rsidR="00D95DF4" w:rsidRPr="009B27FC" w:rsidRDefault="00D95DF4" w:rsidP="009C4F83">
                          <w:pPr>
                            <w:jc w:val="center"/>
                            <w:rPr>
                              <w:rFonts w:asciiTheme="majorHAnsi" w:eastAsiaTheme="majorEastAsia" w:hAnsiTheme="majorHAnsi" w:cstheme="majorBidi"/>
                              <w:b/>
                              <w:bCs/>
                              <w:color w:val="FFFFFF" w:themeColor="background1"/>
                              <w:sz w:val="40"/>
                              <w:szCs w:val="44"/>
                            </w:rPr>
                          </w:pPr>
                        </w:p>
                      </w:txbxContent>
                    </v:textbox>
                  </v:rect>
                  <w10:wrap type="square" anchorx="margin" anchory="margin"/>
                </v:group>
              </w:pict>
            </mc:Fallback>
          </mc:AlternateContent>
        </w:r>
      </w:del>
      <w:del w:id="273" w:author="Kristian Snel" w:date="2020-12-09T20:56:00Z">
        <w:r w:rsidR="00244C8A" w:rsidDel="003032A3">
          <w:br/>
        </w:r>
        <w:r w:rsidR="002A380E" w:rsidDel="003032A3">
          <w:delText>Electrical engineering</w:delText>
        </w:r>
      </w:del>
      <w:r w:rsidR="0064023B">
        <w:br w:type="page"/>
      </w:r>
    </w:p>
    <w:p w14:paraId="4ACDDA6C" w14:textId="2848FA56" w:rsidR="00D41B44" w:rsidRPr="00D41B44" w:rsidRDefault="00D41B44" w:rsidP="00D41B44">
      <w:pPr>
        <w:pStyle w:val="Heading1"/>
      </w:pPr>
      <w:bookmarkStart w:id="274" w:name="_Toc58443183"/>
      <w:r>
        <w:lastRenderedPageBreak/>
        <w:t>Git Basic</w:t>
      </w:r>
      <w:bookmarkEnd w:id="274"/>
    </w:p>
    <w:p w14:paraId="61AE2B33" w14:textId="77777777" w:rsidR="008D4CB6" w:rsidRDefault="008D4CB6" w:rsidP="008D4CB6">
      <w:pPr>
        <w:pStyle w:val="Heading2"/>
        <w:rPr>
          <w:ins w:id="275" w:author="Kristian Snel [2]" w:date="2020-12-23T10:24:00Z"/>
        </w:rPr>
        <w:pPrChange w:id="276" w:author="Kristian Snel [2]" w:date="2020-12-23T10:24:00Z">
          <w:pPr/>
        </w:pPrChange>
      </w:pPr>
      <w:bookmarkStart w:id="277" w:name="_Toc58443184"/>
      <w:ins w:id="278" w:author="Kristian Snel [2]" w:date="2020-12-23T10:24:00Z">
        <w:r>
          <w:t xml:space="preserve">Github.com introduction </w:t>
        </w:r>
      </w:ins>
    </w:p>
    <w:p w14:paraId="248B6FBA" w14:textId="77777777" w:rsidR="008D4CB6" w:rsidRDefault="008D4CB6" w:rsidP="008D4CB6">
      <w:pPr>
        <w:pStyle w:val="Heading3"/>
        <w:rPr>
          <w:ins w:id="279" w:author="Kristian Snel [2]" w:date="2020-12-23T10:24:00Z"/>
        </w:rPr>
        <w:pPrChange w:id="280" w:author="Kristian Snel [2]" w:date="2020-12-23T10:24:00Z">
          <w:pPr/>
        </w:pPrChange>
      </w:pPr>
      <w:ins w:id="281" w:author="Kristian Snel [2]" w:date="2020-12-23T10:24:00Z">
        <w:r>
          <w:t>Create an account</w:t>
        </w:r>
      </w:ins>
    </w:p>
    <w:p w14:paraId="49B40BE6" w14:textId="13FB1925" w:rsidR="008D4CB6" w:rsidRDefault="008D4CB6" w:rsidP="008D4CB6">
      <w:pPr>
        <w:pStyle w:val="Heading3"/>
        <w:rPr>
          <w:ins w:id="282" w:author="Kristian Snel [2]" w:date="2020-12-23T10:27:00Z"/>
        </w:rPr>
        <w:pPrChange w:id="283" w:author="Kristian Snel [2]" w:date="2020-12-23T10:25:00Z">
          <w:pPr/>
        </w:pPrChange>
      </w:pPr>
      <w:ins w:id="284" w:author="Kristian Snel [2]" w:date="2020-12-23T10:25:00Z">
        <w:r>
          <w:t>Activate Github education pack (Free!)</w:t>
        </w:r>
      </w:ins>
    </w:p>
    <w:p w14:paraId="23006B72" w14:textId="77777777" w:rsidR="006C67DD" w:rsidRPr="006C67DD" w:rsidRDefault="006C67DD" w:rsidP="006C67DD">
      <w:pPr>
        <w:rPr>
          <w:ins w:id="285" w:author="Kristian Snel [2]" w:date="2020-12-23T10:25:00Z"/>
          <w:rPrChange w:id="286" w:author="Kristian Snel [2]" w:date="2020-12-23T10:27:00Z">
            <w:rPr>
              <w:ins w:id="287" w:author="Kristian Snel [2]" w:date="2020-12-23T10:25:00Z"/>
            </w:rPr>
          </w:rPrChange>
        </w:rPr>
        <w:pPrChange w:id="288" w:author="Kristian Snel [2]" w:date="2020-12-23T10:27:00Z">
          <w:pPr/>
        </w:pPrChange>
      </w:pPr>
    </w:p>
    <w:p w14:paraId="7B999A69" w14:textId="523CC654" w:rsidR="008D4CB6" w:rsidRDefault="008D4CB6" w:rsidP="008D4CB6">
      <w:pPr>
        <w:pStyle w:val="Heading2"/>
        <w:rPr>
          <w:ins w:id="289" w:author="Kristian Snel [2]" w:date="2020-12-23T10:27:00Z"/>
        </w:rPr>
        <w:pPrChange w:id="290" w:author="Kristian Snel [2]" w:date="2020-12-23T10:25:00Z">
          <w:pPr/>
        </w:pPrChange>
      </w:pPr>
      <w:ins w:id="291" w:author="Kristian Snel [2]" w:date="2020-12-23T10:25:00Z">
        <w:r>
          <w:t>Create a repository</w:t>
        </w:r>
      </w:ins>
    </w:p>
    <w:p w14:paraId="00915691" w14:textId="01463294" w:rsidR="00CF218F" w:rsidRDefault="00F95849" w:rsidP="00F95849">
      <w:pPr>
        <w:pStyle w:val="Heading3"/>
        <w:rPr>
          <w:ins w:id="292" w:author="Kristian Snel [2]" w:date="2020-12-23T10:28:00Z"/>
        </w:rPr>
        <w:pPrChange w:id="293" w:author="Kristian Snel [2]" w:date="2020-12-23T10:27:00Z">
          <w:pPr/>
        </w:pPrChange>
      </w:pPr>
      <w:ins w:id="294" w:author="Kristian Snel [2]" w:date="2020-12-23T10:27:00Z">
        <w:r>
          <w:t>Manage repository structure</w:t>
        </w:r>
      </w:ins>
    </w:p>
    <w:p w14:paraId="7D0EF80E" w14:textId="0AF4B12E" w:rsidR="006C67DD" w:rsidRPr="006C67DD" w:rsidRDefault="006C67DD" w:rsidP="006C67DD">
      <w:pPr>
        <w:rPr>
          <w:ins w:id="295" w:author="Kristian Snel [2]" w:date="2020-12-23T10:27:00Z"/>
          <w:rPrChange w:id="296" w:author="Kristian Snel [2]" w:date="2020-12-23T10:28:00Z">
            <w:rPr>
              <w:ins w:id="297" w:author="Kristian Snel [2]" w:date="2020-12-23T10:27:00Z"/>
            </w:rPr>
          </w:rPrChange>
        </w:rPr>
        <w:pPrChange w:id="298" w:author="Kristian Snel [2]" w:date="2020-12-23T10:28:00Z">
          <w:pPr/>
        </w:pPrChange>
      </w:pPr>
    </w:p>
    <w:p w14:paraId="063094A2" w14:textId="22192105" w:rsidR="00CF218F" w:rsidRPr="00CF218F" w:rsidRDefault="00CF218F" w:rsidP="00CF218F">
      <w:pPr>
        <w:rPr>
          <w:ins w:id="299" w:author="Kristian Snel [2]" w:date="2020-12-23T10:25:00Z"/>
          <w:rPrChange w:id="300" w:author="Kristian Snel [2]" w:date="2020-12-23T10:27:00Z">
            <w:rPr>
              <w:ins w:id="301" w:author="Kristian Snel [2]" w:date="2020-12-23T10:25:00Z"/>
            </w:rPr>
          </w:rPrChange>
        </w:rPr>
        <w:pPrChange w:id="302" w:author="Kristian Snel [2]" w:date="2020-12-23T10:27:00Z">
          <w:pPr/>
        </w:pPrChange>
      </w:pPr>
      <w:ins w:id="303" w:author="Kristian Snel [2]" w:date="2020-12-23T10:27:00Z">
        <w:r>
          <w:t>Add a readme.md file Markdown</w:t>
        </w:r>
      </w:ins>
    </w:p>
    <w:p w14:paraId="07A2D211" w14:textId="06F92AED" w:rsidR="008D4CB6" w:rsidRDefault="008D4CB6" w:rsidP="008D4CB6">
      <w:pPr>
        <w:pStyle w:val="Heading3"/>
        <w:rPr>
          <w:ins w:id="304" w:author="Kristian Snel [2]" w:date="2020-12-23T10:26:00Z"/>
        </w:rPr>
        <w:pPrChange w:id="305" w:author="Kristian Snel [2]" w:date="2020-12-23T10:25:00Z">
          <w:pPr/>
        </w:pPrChange>
      </w:pPr>
      <w:ins w:id="306" w:author="Kristian Snel [2]" w:date="2020-12-23T10:25:00Z">
        <w:r>
          <w:t xml:space="preserve">Manage </w:t>
        </w:r>
      </w:ins>
      <w:ins w:id="307" w:author="Kristian Snel [2]" w:date="2020-12-23T10:26:00Z">
        <w:r>
          <w:t>access</w:t>
        </w:r>
      </w:ins>
    </w:p>
    <w:p w14:paraId="1FF08437" w14:textId="52D38B34" w:rsidR="008D4CB6" w:rsidRPr="008D4CB6" w:rsidRDefault="008D4CB6" w:rsidP="008D4CB6">
      <w:pPr>
        <w:pStyle w:val="Heading3"/>
        <w:rPr>
          <w:ins w:id="308" w:author="Kristian Snel [2]" w:date="2020-12-23T10:25:00Z"/>
          <w:rPrChange w:id="309" w:author="Kristian Snel [2]" w:date="2020-12-23T10:26:00Z">
            <w:rPr>
              <w:ins w:id="310" w:author="Kristian Snel [2]" w:date="2020-12-23T10:25:00Z"/>
            </w:rPr>
          </w:rPrChange>
        </w:rPr>
        <w:pPrChange w:id="311" w:author="Kristian Snel [2]" w:date="2020-12-23T10:26:00Z">
          <w:pPr/>
        </w:pPrChange>
      </w:pPr>
      <w:ins w:id="312" w:author="Kristian Snel [2]" w:date="2020-12-23T10:26:00Z">
        <w:r>
          <w:t>Transfer ownership</w:t>
        </w:r>
      </w:ins>
    </w:p>
    <w:p w14:paraId="60E90B6A" w14:textId="0494D363" w:rsidR="008D4CB6" w:rsidRDefault="008D4CB6" w:rsidP="008D4CB6">
      <w:pPr>
        <w:rPr>
          <w:ins w:id="313" w:author="Kristian Snel [2]" w:date="2020-12-23T10:26:00Z"/>
        </w:rPr>
        <w:pPrChange w:id="314" w:author="Kristian Snel [2]" w:date="2020-12-23T10:26:00Z">
          <w:pPr/>
        </w:pPrChange>
      </w:pPr>
    </w:p>
    <w:p w14:paraId="5C5F5021" w14:textId="35A2B0D6" w:rsidR="008D4CB6" w:rsidRDefault="008D4CB6" w:rsidP="008D4CB6">
      <w:pPr>
        <w:pStyle w:val="Heading2"/>
        <w:rPr>
          <w:ins w:id="315" w:author="Kristian Snel [2]" w:date="2020-12-23T10:27:00Z"/>
        </w:rPr>
        <w:pPrChange w:id="316" w:author="Kristian Snel [2]" w:date="2020-12-23T10:25:00Z">
          <w:pPr/>
        </w:pPrChange>
      </w:pPr>
      <w:ins w:id="317" w:author="Kristian Snel [2]" w:date="2020-12-23T10:26:00Z">
        <w:r>
          <w:t>Github projects</w:t>
        </w:r>
      </w:ins>
    </w:p>
    <w:p w14:paraId="3D66C5ED" w14:textId="77777777" w:rsidR="006C67DD" w:rsidRPr="006C67DD" w:rsidRDefault="006C67DD" w:rsidP="006C67DD">
      <w:pPr>
        <w:rPr>
          <w:ins w:id="318" w:author="Kristian Snel [2]" w:date="2020-12-23T10:26:00Z"/>
          <w:rPrChange w:id="319" w:author="Kristian Snel [2]" w:date="2020-12-23T10:27:00Z">
            <w:rPr>
              <w:ins w:id="320" w:author="Kristian Snel [2]" w:date="2020-12-23T10:26:00Z"/>
            </w:rPr>
          </w:rPrChange>
        </w:rPr>
        <w:pPrChange w:id="321" w:author="Kristian Snel [2]" w:date="2020-12-23T10:27:00Z">
          <w:pPr/>
        </w:pPrChange>
      </w:pPr>
    </w:p>
    <w:p w14:paraId="41EDA143" w14:textId="5025CD5D" w:rsidR="0001748A" w:rsidRDefault="0001748A" w:rsidP="0001748A">
      <w:pPr>
        <w:pStyle w:val="Heading2"/>
        <w:rPr>
          <w:ins w:id="322" w:author="Kristian Snel [2]" w:date="2020-12-23T10:31:00Z"/>
        </w:rPr>
      </w:pPr>
      <w:ins w:id="323" w:author="Kristian Snel [2]" w:date="2020-12-23T10:28:00Z">
        <w:r>
          <w:t>Github issues</w:t>
        </w:r>
      </w:ins>
    </w:p>
    <w:p w14:paraId="55444120" w14:textId="77777777" w:rsidR="00DA2BB9" w:rsidRPr="00DA2BB9" w:rsidRDefault="00DA2BB9" w:rsidP="00DA2BB9">
      <w:pPr>
        <w:rPr>
          <w:ins w:id="324" w:author="Kristian Snel [2]" w:date="2020-12-23T10:28:00Z"/>
          <w:rPrChange w:id="325" w:author="Kristian Snel [2]" w:date="2020-12-23T10:31:00Z">
            <w:rPr>
              <w:ins w:id="326" w:author="Kristian Snel [2]" w:date="2020-12-23T10:28:00Z"/>
            </w:rPr>
          </w:rPrChange>
        </w:rPr>
        <w:pPrChange w:id="327" w:author="Kristian Snel [2]" w:date="2020-12-23T10:31:00Z">
          <w:pPr>
            <w:pStyle w:val="Heading2"/>
          </w:pPr>
        </w:pPrChange>
      </w:pPr>
    </w:p>
    <w:p w14:paraId="3E2524BD" w14:textId="70B30B1D" w:rsidR="008D4CB6" w:rsidRDefault="008D4CB6" w:rsidP="0001748A">
      <w:pPr>
        <w:pStyle w:val="Heading2"/>
        <w:rPr>
          <w:ins w:id="328" w:author="Kristian Snel [2]" w:date="2020-12-23T10:26:00Z"/>
        </w:rPr>
        <w:pPrChange w:id="329" w:author="Kristian Snel [2]" w:date="2020-12-23T10:26:00Z">
          <w:pPr/>
        </w:pPrChange>
      </w:pPr>
      <w:ins w:id="330" w:author="Kristian Snel [2]" w:date="2020-12-23T10:26:00Z">
        <w:r>
          <w:t>Github wiki</w:t>
        </w:r>
      </w:ins>
    </w:p>
    <w:p w14:paraId="21F5713A" w14:textId="2AED38A9" w:rsidR="008D4CB6" w:rsidRDefault="008D4CB6" w:rsidP="008D4CB6">
      <w:pPr>
        <w:rPr>
          <w:ins w:id="331" w:author="Kristian Snel [2]" w:date="2020-12-23T10:31:00Z"/>
        </w:rPr>
        <w:pPrChange w:id="332" w:author="Kristian Snel [2]" w:date="2020-12-23T10:26:00Z">
          <w:pPr/>
        </w:pPrChange>
      </w:pPr>
      <w:bookmarkStart w:id="333" w:name="_GoBack"/>
      <w:bookmarkEnd w:id="333"/>
    </w:p>
    <w:p w14:paraId="69A381EF" w14:textId="3EC32D2A" w:rsidR="00DA2BB9" w:rsidRDefault="00DA2BB9" w:rsidP="00DA2BB9">
      <w:pPr>
        <w:pStyle w:val="Heading2"/>
        <w:rPr>
          <w:ins w:id="334" w:author="Kristian Snel [2]" w:date="2020-12-23T10:28:00Z"/>
        </w:rPr>
        <w:pPrChange w:id="335" w:author="Kristian Snel [2]" w:date="2020-12-23T10:31:00Z">
          <w:pPr/>
        </w:pPrChange>
      </w:pPr>
      <w:ins w:id="336" w:author="Kristian Snel [2]" w:date="2020-12-23T10:31:00Z">
        <w:r>
          <w:t>Github insights</w:t>
        </w:r>
      </w:ins>
    </w:p>
    <w:p w14:paraId="7A923851" w14:textId="77777777" w:rsidR="0001748A" w:rsidRDefault="0001748A">
      <w:pPr>
        <w:rPr>
          <w:ins w:id="337" w:author="Kristian Snel [2]" w:date="2020-12-23T10:28:00Z"/>
          <w:rFonts w:asciiTheme="majorHAnsi" w:eastAsiaTheme="majorEastAsia" w:hAnsiTheme="majorHAnsi" w:cstheme="majorBidi"/>
          <w:color w:val="F05133"/>
          <w:sz w:val="32"/>
          <w:szCs w:val="32"/>
        </w:rPr>
      </w:pPr>
      <w:ins w:id="338" w:author="Kristian Snel [2]" w:date="2020-12-23T10:28:00Z">
        <w:r>
          <w:br w:type="page"/>
        </w:r>
      </w:ins>
    </w:p>
    <w:p w14:paraId="1EF137F6" w14:textId="61CC6D83" w:rsidR="0067438F" w:rsidDel="009D6259" w:rsidRDefault="004B47C5" w:rsidP="00126AAC">
      <w:pPr>
        <w:pStyle w:val="Heading2"/>
        <w:rPr>
          <w:del w:id="339" w:author="Kristian Snel [2]" w:date="2020-12-23T10:21:00Z"/>
        </w:rPr>
      </w:pPr>
      <w:del w:id="340" w:author="Kristian Snel [2]" w:date="2020-12-23T10:20:00Z">
        <w:r w:rsidRPr="00244C8A" w:rsidDel="006938B9">
          <w:lastRenderedPageBreak/>
          <w:delText>G</w:delText>
        </w:r>
        <w:r w:rsidR="00665FD9" w:rsidDel="006938B9">
          <w:delText xml:space="preserve">etting </w:delText>
        </w:r>
        <w:r w:rsidR="00665FD9" w:rsidRPr="00385CF1" w:rsidDel="006938B9">
          <w:delText>started</w:delText>
        </w:r>
        <w:r w:rsidR="00665FD9" w:rsidDel="006938B9">
          <w:delText xml:space="preserve"> with</w:delText>
        </w:r>
      </w:del>
      <w:bookmarkEnd w:id="277"/>
    </w:p>
    <w:p w14:paraId="42796489" w14:textId="5725C5D4" w:rsidR="0067438F" w:rsidDel="009D6259" w:rsidRDefault="0067438F">
      <w:pPr>
        <w:rPr>
          <w:ins w:id="341" w:author="Kristian Snel" w:date="2020-12-09T15:32:00Z"/>
          <w:del w:id="342" w:author="Kristian Snel [2]" w:date="2020-12-23T10:21:00Z"/>
        </w:rPr>
      </w:pPr>
      <w:del w:id="343" w:author="Kristian Snel [2]" w:date="2020-12-23T10:21:00Z">
        <w:r w:rsidDel="009D6259">
          <w:delText>Before using Git it is important to understand a few terms and concepts.</w:delText>
        </w:r>
      </w:del>
    </w:p>
    <w:p w14:paraId="38516439" w14:textId="6417F46B" w:rsidR="007330BC" w:rsidDel="009D6259" w:rsidRDefault="007330BC">
      <w:pPr>
        <w:jc w:val="center"/>
        <w:rPr>
          <w:del w:id="344" w:author="Kristian Snel [2]" w:date="2020-12-23T10:21:00Z"/>
        </w:rPr>
        <w:pPrChange w:id="345" w:author="Kristian Snel" w:date="2020-12-09T21:40:00Z">
          <w:pPr/>
        </w:pPrChange>
      </w:pPr>
      <w:ins w:id="346" w:author="Kristian Snel" w:date="2020-12-09T15:38:00Z">
        <w:del w:id="347" w:author="Kristian Snel [2]" w:date="2020-12-23T10:21:00Z">
          <w:r w:rsidDel="009D6259">
            <w:rPr>
              <w:noProof/>
              <w:lang w:val="en-GB" w:eastAsia="en-GB"/>
            </w:rPr>
            <w:drawing>
              <wp:inline distT="0" distB="0" distL="0" distR="0" wp14:anchorId="03D48BBA" wp14:editId="1AE047BE">
                <wp:extent cx="5907462" cy="1710055"/>
                <wp:effectExtent l="0" t="0" r="0" b="444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07462" cy="1710055"/>
                        </a:xfrm>
                        <a:prstGeom prst="rect">
                          <a:avLst/>
                        </a:prstGeom>
                        <a:noFill/>
                        <a:ln>
                          <a:noFill/>
                        </a:ln>
                      </pic:spPr>
                    </pic:pic>
                  </a:graphicData>
                </a:graphic>
              </wp:inline>
            </w:drawing>
          </w:r>
        </w:del>
      </w:ins>
    </w:p>
    <w:p w14:paraId="5DFDD44A" w14:textId="290E26CC" w:rsidR="008B17FF" w:rsidDel="009D6259" w:rsidRDefault="008B17FF" w:rsidP="006E46CF">
      <w:pPr>
        <w:rPr>
          <w:ins w:id="348" w:author="Kristian Snel" w:date="2020-12-09T21:04:00Z"/>
          <w:del w:id="349" w:author="Kristian Snel [2]" w:date="2020-12-23T10:21:00Z"/>
          <w:rStyle w:val="Strong"/>
        </w:rPr>
      </w:pPr>
    </w:p>
    <w:p w14:paraId="6B361791" w14:textId="3264E944" w:rsidR="0067438F" w:rsidRPr="006E46CF" w:rsidDel="009D6259" w:rsidRDefault="0067438F">
      <w:pPr>
        <w:rPr>
          <w:del w:id="350" w:author="Kristian Snel [2]" w:date="2020-12-23T10:21:00Z"/>
          <w:rStyle w:val="Strong"/>
          <w:rPrChange w:id="351" w:author="Kristian Snel" w:date="2020-12-09T21:03:00Z">
            <w:rPr>
              <w:del w:id="352" w:author="Kristian Snel [2]" w:date="2020-12-23T10:21:00Z"/>
            </w:rPr>
          </w:rPrChange>
        </w:rPr>
        <w:pPrChange w:id="353" w:author="Kristian Snel" w:date="2020-12-09T21:03:00Z">
          <w:pPr>
            <w:pStyle w:val="ListParagraph"/>
            <w:numPr>
              <w:numId w:val="4"/>
            </w:numPr>
            <w:ind w:left="360" w:hanging="360"/>
          </w:pPr>
        </w:pPrChange>
      </w:pPr>
      <w:del w:id="354" w:author="Kristian Snel [2]" w:date="2020-12-23T10:21:00Z">
        <w:r w:rsidRPr="006E46CF" w:rsidDel="009D6259">
          <w:rPr>
            <w:rStyle w:val="Strong"/>
            <w:rPrChange w:id="355" w:author="Kristian Snel" w:date="2020-12-09T21:03:00Z">
              <w:rPr/>
            </w:rPrChange>
          </w:rPr>
          <w:delText>Repository</w:delText>
        </w:r>
      </w:del>
      <w:ins w:id="356" w:author="Kristian Snel" w:date="2020-12-09T21:04:00Z">
        <w:del w:id="357" w:author="Kristian Snel [2]" w:date="2020-12-23T10:21:00Z">
          <w:r w:rsidR="008B17FF" w:rsidDel="009D6259">
            <w:delText xml:space="preserve"> </w:delText>
          </w:r>
          <w:r w:rsidR="008B17FF" w:rsidDel="009D6259">
            <w:tab/>
          </w:r>
        </w:del>
      </w:ins>
    </w:p>
    <w:p w14:paraId="5F6100D8" w14:textId="1488CF34" w:rsidR="00150333" w:rsidDel="009D6259" w:rsidRDefault="0067438F">
      <w:pPr>
        <w:ind w:left="1440" w:hanging="1440"/>
        <w:rPr>
          <w:ins w:id="358" w:author="Laat,Tim T.H.J. de" w:date="2020-12-01T13:41:00Z"/>
          <w:del w:id="359" w:author="Kristian Snel [2]" w:date="2020-12-23T10:21:00Z"/>
        </w:rPr>
        <w:pPrChange w:id="360" w:author="Kristian Snel" w:date="2020-12-09T21:04:00Z">
          <w:pPr>
            <w:ind w:left="360"/>
          </w:pPr>
        </w:pPrChange>
      </w:pPr>
      <w:del w:id="361" w:author="Kristian Snel [2]" w:date="2020-12-23T10:21:00Z">
        <w:r w:rsidDel="009D6259">
          <w:delText>A repository</w:delText>
        </w:r>
      </w:del>
      <w:ins w:id="362" w:author="Laat,Tim T.H.J. de" w:date="2020-12-01T13:09:00Z">
        <w:del w:id="363" w:author="Kristian Snel [2]" w:date="2020-12-23T10:21:00Z">
          <w:r w:rsidR="00830788" w:rsidDel="009D6259">
            <w:delText xml:space="preserve"> (or repo)</w:delText>
          </w:r>
        </w:del>
      </w:ins>
      <w:del w:id="364" w:author="Kristian Snel [2]" w:date="2020-12-23T10:21:00Z">
        <w:r w:rsidDel="009D6259">
          <w:delText xml:space="preserve"> is a folder</w:delText>
        </w:r>
        <w:r w:rsidR="00150333" w:rsidDel="009D6259">
          <w:delText xml:space="preserve"> or “database</w:delText>
        </w:r>
      </w:del>
      <w:ins w:id="365" w:author="Laat,Tim T.H.J. de" w:date="2020-12-01T13:09:00Z">
        <w:del w:id="366" w:author="Kristian Snel [2]" w:date="2020-12-23T10:21:00Z">
          <w:r w:rsidR="00830788" w:rsidDel="009D6259">
            <w:delText>storage location</w:delText>
          </w:r>
        </w:del>
      </w:ins>
      <w:del w:id="367" w:author="Kristian Snel [2]" w:date="2020-12-23T10:21:00Z">
        <w:r w:rsidR="00150333" w:rsidDel="009D6259">
          <w:delText>”</w:delText>
        </w:r>
        <w:r w:rsidDel="009D6259">
          <w:delText xml:space="preserve"> but </w:delText>
        </w:r>
      </w:del>
      <w:ins w:id="368" w:author="Laat,Tim T.H.J. de" w:date="2020-12-01T13:09:00Z">
        <w:del w:id="369" w:author="Kristian Snel [2]" w:date="2020-12-23T10:21:00Z">
          <w:r w:rsidR="00830788" w:rsidDel="009D6259">
            <w:delText xml:space="preserve">with a </w:delText>
          </w:r>
          <w:r w:rsidR="00830788" w:rsidRPr="00830788" w:rsidDel="009D6259">
            <w:rPr>
              <w:shd w:val="clear" w:color="auto" w:fill="BFBFBF" w:themeFill="background1" w:themeFillShade="BF"/>
              <w:rPrChange w:id="370" w:author="Laat,Tim T.H.J. de" w:date="2020-12-01T13:10:00Z">
                <w:rPr/>
              </w:rPrChange>
            </w:rPr>
            <w:delText>.git/</w:delText>
          </w:r>
          <w:r w:rsidR="00830788" w:rsidDel="009D6259">
            <w:delText xml:space="preserve"> </w:delText>
          </w:r>
        </w:del>
      </w:ins>
      <w:ins w:id="371" w:author="Laat,Tim T.H.J. de" w:date="2020-12-01T13:10:00Z">
        <w:del w:id="372" w:author="Kristian Snel [2]" w:date="2020-12-23T10:21:00Z">
          <w:r w:rsidR="00830788" w:rsidDel="009D6259">
            <w:delText xml:space="preserve">folder inside to add </w:delText>
          </w:r>
        </w:del>
      </w:ins>
      <w:del w:id="373" w:author="Kristian Snel [2]" w:date="2020-12-23T10:21:00Z">
        <w:r w:rsidDel="009D6259">
          <w:delText>with added Git</w:delText>
        </w:r>
      </w:del>
      <w:ins w:id="374" w:author="Laat,Tim T.H.J. de" w:date="2020-12-01T13:10:00Z">
        <w:del w:id="375" w:author="Kristian Snel [2]" w:date="2020-12-23T10:21:00Z">
          <w:r w:rsidR="00830788" w:rsidDel="009D6259">
            <w:delText xml:space="preserve"> </w:delText>
          </w:r>
        </w:del>
      </w:ins>
      <w:ins w:id="376" w:author="Kristian Snel" w:date="2020-12-09T21:04:00Z">
        <w:del w:id="377" w:author="Kristian Snel [2]" w:date="2020-12-23T10:21:00Z">
          <w:r w:rsidR="008B17FF" w:rsidDel="009D6259">
            <w:delText xml:space="preserve"> </w:delText>
          </w:r>
        </w:del>
      </w:ins>
      <w:ins w:id="378" w:author="Laat,Tim T.H.J. de" w:date="2020-12-01T13:10:00Z">
        <w:del w:id="379" w:author="Kristian Snel [2]" w:date="2020-12-23T10:21:00Z">
          <w:r w:rsidR="00830788" w:rsidDel="009D6259">
            <w:delText>version-control</w:delText>
          </w:r>
        </w:del>
      </w:ins>
      <w:del w:id="380" w:author="Kristian Snel [2]" w:date="2020-12-23T10:21:00Z">
        <w:r w:rsidDel="009D6259">
          <w:delText xml:space="preserve"> functionality. A </w:delText>
        </w:r>
        <w:r w:rsidR="00734262" w:rsidDel="009D6259">
          <w:delText>repository records versions of the files</w:delText>
        </w:r>
        <w:r w:rsidDel="009D6259">
          <w:delText xml:space="preserve"> that it contains and may support multiple timelines </w:delText>
        </w:r>
        <w:r w:rsidR="00126AAC" w:rsidDel="009D6259">
          <w:delText>of a project</w:delText>
        </w:r>
        <w:r w:rsidR="00150333" w:rsidDel="009D6259">
          <w:delText xml:space="preserve"> (see Branches)</w:delText>
        </w:r>
        <w:r w:rsidR="00126AAC" w:rsidDel="009D6259">
          <w:delText>.</w:delText>
        </w:r>
      </w:del>
    </w:p>
    <w:p w14:paraId="6A786DCF" w14:textId="0CA3BEA7" w:rsidR="004C37C3" w:rsidRPr="006E46CF" w:rsidDel="009D6259" w:rsidRDefault="004C37C3">
      <w:pPr>
        <w:rPr>
          <w:ins w:id="381" w:author="Laat,Tim T.H.J. de" w:date="2020-12-01T13:41:00Z"/>
          <w:del w:id="382" w:author="Kristian Snel [2]" w:date="2020-12-23T10:21:00Z"/>
          <w:rStyle w:val="Strong"/>
          <w:rPrChange w:id="383" w:author="Kristian Snel" w:date="2020-12-09T21:03:00Z">
            <w:rPr>
              <w:ins w:id="384" w:author="Laat,Tim T.H.J. de" w:date="2020-12-01T13:41:00Z"/>
              <w:del w:id="385" w:author="Kristian Snel [2]" w:date="2020-12-23T10:21:00Z"/>
              <w:b/>
              <w:bCs/>
            </w:rPr>
          </w:rPrChange>
        </w:rPr>
        <w:pPrChange w:id="386" w:author="Kristian Snel" w:date="2020-12-09T21:03:00Z">
          <w:pPr>
            <w:pStyle w:val="ListParagraph"/>
            <w:numPr>
              <w:numId w:val="4"/>
            </w:numPr>
            <w:ind w:left="360" w:hanging="360"/>
          </w:pPr>
        </w:pPrChange>
      </w:pPr>
      <w:ins w:id="387" w:author="Laat,Tim T.H.J. de" w:date="2020-12-01T13:41:00Z">
        <w:del w:id="388" w:author="Kristian Snel [2]" w:date="2020-12-23T10:21:00Z">
          <w:r w:rsidRPr="006E46CF" w:rsidDel="009D6259">
            <w:rPr>
              <w:rStyle w:val="Strong"/>
              <w:rPrChange w:id="389" w:author="Kristian Snel" w:date="2020-12-09T21:03:00Z">
                <w:rPr>
                  <w:b/>
                  <w:bCs/>
                </w:rPr>
              </w:rPrChange>
            </w:rPr>
            <w:delText>Local</w:delText>
          </w:r>
        </w:del>
      </w:ins>
    </w:p>
    <w:p w14:paraId="55E05E5C" w14:textId="24195307" w:rsidR="004C37C3" w:rsidRPr="006E46CF" w:rsidDel="009D6259" w:rsidRDefault="004C37C3">
      <w:pPr>
        <w:rPr>
          <w:ins w:id="390" w:author="Laat,Tim T.H.J. de" w:date="2020-12-01T13:41:00Z"/>
          <w:del w:id="391" w:author="Kristian Snel [2]" w:date="2020-12-23T10:21:00Z"/>
          <w:rStyle w:val="Strong"/>
          <w:rPrChange w:id="392" w:author="Kristian Snel" w:date="2020-12-09T21:03:00Z">
            <w:rPr>
              <w:ins w:id="393" w:author="Laat,Tim T.H.J. de" w:date="2020-12-01T13:41:00Z"/>
              <w:del w:id="394" w:author="Kristian Snel [2]" w:date="2020-12-23T10:21:00Z"/>
            </w:rPr>
          </w:rPrChange>
        </w:rPr>
        <w:pPrChange w:id="395" w:author="Kristian Snel" w:date="2020-12-09T21:03:00Z">
          <w:pPr>
            <w:pStyle w:val="ListParagraph"/>
            <w:numPr>
              <w:numId w:val="4"/>
            </w:numPr>
            <w:ind w:left="360" w:hanging="360"/>
          </w:pPr>
        </w:pPrChange>
      </w:pPr>
      <w:ins w:id="396" w:author="Laat,Tim T.H.J. de" w:date="2020-12-01T13:41:00Z">
        <w:del w:id="397" w:author="Kristian Snel [2]" w:date="2020-12-23T10:21:00Z">
          <w:r w:rsidRPr="006E46CF" w:rsidDel="009D6259">
            <w:rPr>
              <w:rStyle w:val="Strong"/>
              <w:rPrChange w:id="398" w:author="Kristian Snel" w:date="2020-12-09T21:03:00Z">
                <w:rPr>
                  <w:b/>
                  <w:bCs/>
                </w:rPr>
              </w:rPrChange>
            </w:rPr>
            <w:delText>…</w:delText>
          </w:r>
        </w:del>
      </w:ins>
    </w:p>
    <w:p w14:paraId="67A50158" w14:textId="74365FA3" w:rsidR="004C37C3" w:rsidRPr="006E46CF" w:rsidDel="009D6259" w:rsidRDefault="004C37C3">
      <w:pPr>
        <w:rPr>
          <w:ins w:id="399" w:author="Laat,Tim T.H.J. de" w:date="2020-12-01T13:41:00Z"/>
          <w:del w:id="400" w:author="Kristian Snel [2]" w:date="2020-12-23T10:21:00Z"/>
          <w:rStyle w:val="Strong"/>
          <w:rPrChange w:id="401" w:author="Kristian Snel" w:date="2020-12-09T21:03:00Z">
            <w:rPr>
              <w:ins w:id="402" w:author="Laat,Tim T.H.J. de" w:date="2020-12-01T13:41:00Z"/>
              <w:del w:id="403" w:author="Kristian Snel [2]" w:date="2020-12-23T10:21:00Z"/>
              <w:b/>
              <w:bCs/>
            </w:rPr>
          </w:rPrChange>
        </w:rPr>
        <w:pPrChange w:id="404" w:author="Kristian Snel" w:date="2020-12-09T21:03:00Z">
          <w:pPr>
            <w:pStyle w:val="ListParagraph"/>
            <w:numPr>
              <w:numId w:val="4"/>
            </w:numPr>
            <w:ind w:left="360" w:hanging="360"/>
          </w:pPr>
        </w:pPrChange>
      </w:pPr>
      <w:ins w:id="405" w:author="Laat,Tim T.H.J. de" w:date="2020-12-01T13:41:00Z">
        <w:del w:id="406" w:author="Kristian Snel [2]" w:date="2020-12-23T10:21:00Z">
          <w:r w:rsidRPr="006E46CF" w:rsidDel="009D6259">
            <w:rPr>
              <w:rStyle w:val="Strong"/>
              <w:rPrChange w:id="407" w:author="Kristian Snel" w:date="2020-12-09T21:03:00Z">
                <w:rPr>
                  <w:b/>
                  <w:bCs/>
                </w:rPr>
              </w:rPrChange>
            </w:rPr>
            <w:delText>Origin</w:delText>
          </w:r>
        </w:del>
      </w:ins>
    </w:p>
    <w:p w14:paraId="53231314" w14:textId="72B0B1F3" w:rsidR="004C37C3" w:rsidRPr="006E46CF" w:rsidDel="009D6259" w:rsidRDefault="004C37C3">
      <w:pPr>
        <w:rPr>
          <w:ins w:id="408" w:author="Laat,Tim T.H.J. de" w:date="2020-12-01T13:41:00Z"/>
          <w:del w:id="409" w:author="Kristian Snel [2]" w:date="2020-12-23T10:21:00Z"/>
          <w:rStyle w:val="Strong"/>
          <w:rPrChange w:id="410" w:author="Kristian Snel" w:date="2020-12-09T21:03:00Z">
            <w:rPr>
              <w:ins w:id="411" w:author="Laat,Tim T.H.J. de" w:date="2020-12-01T13:41:00Z"/>
              <w:del w:id="412" w:author="Kristian Snel [2]" w:date="2020-12-23T10:21:00Z"/>
              <w:b/>
              <w:bCs/>
            </w:rPr>
          </w:rPrChange>
        </w:rPr>
        <w:pPrChange w:id="413" w:author="Kristian Snel" w:date="2020-12-09T21:03:00Z">
          <w:pPr>
            <w:pStyle w:val="ListParagraph"/>
            <w:numPr>
              <w:numId w:val="4"/>
            </w:numPr>
            <w:ind w:left="360" w:hanging="360"/>
          </w:pPr>
        </w:pPrChange>
      </w:pPr>
      <w:ins w:id="414" w:author="Laat,Tim T.H.J. de" w:date="2020-12-01T13:41:00Z">
        <w:del w:id="415" w:author="Kristian Snel [2]" w:date="2020-12-23T10:21:00Z">
          <w:r w:rsidRPr="006E46CF" w:rsidDel="009D6259">
            <w:rPr>
              <w:rStyle w:val="Strong"/>
              <w:rPrChange w:id="416" w:author="Kristian Snel" w:date="2020-12-09T21:03:00Z">
                <w:rPr>
                  <w:b/>
                  <w:bCs/>
                </w:rPr>
              </w:rPrChange>
            </w:rPr>
            <w:delText>Remote</w:delText>
          </w:r>
        </w:del>
      </w:ins>
      <w:ins w:id="417" w:author="Kristian Snel" w:date="2020-12-09T21:13:00Z">
        <w:del w:id="418" w:author="Kristian Snel [2]" w:date="2020-12-23T10:21:00Z">
          <w:r w:rsidR="00BB53B3" w:rsidDel="009D6259">
            <w:rPr>
              <w:rStyle w:val="Strong"/>
            </w:rPr>
            <w:tab/>
          </w:r>
          <w:r w:rsidR="00BB53B3" w:rsidDel="009D6259">
            <w:rPr>
              <w:rStyle w:val="Strong"/>
            </w:rPr>
            <w:tab/>
          </w:r>
          <w:r w:rsidR="00BB53B3" w:rsidRPr="00502536" w:rsidDel="009D6259">
            <w:rPr>
              <w:rPrChange w:id="419" w:author="Kristian Snel" w:date="2020-12-09T21:14:00Z">
                <w:rPr>
                  <w:rStyle w:val="Strong"/>
                </w:rPr>
              </w:rPrChange>
            </w:rPr>
            <w:delText xml:space="preserve">A remote is a project repository </w:delText>
          </w:r>
        </w:del>
      </w:ins>
      <w:ins w:id="420" w:author="Kristian Snel" w:date="2020-12-09T21:14:00Z">
        <w:del w:id="421" w:author="Kristian Snel [2]" w:date="2020-12-23T10:21:00Z">
          <w:r w:rsidR="00BB53B3" w:rsidRPr="00502536" w:rsidDel="009D6259">
            <w:rPr>
              <w:rPrChange w:id="422" w:author="Kristian Snel" w:date="2020-12-09T21:14:00Z">
                <w:rPr>
                  <w:rStyle w:val="Strong"/>
                </w:rPr>
              </w:rPrChange>
            </w:rPr>
            <w:delText>that is not on your computer.</w:delText>
          </w:r>
        </w:del>
      </w:ins>
    </w:p>
    <w:p w14:paraId="78E0EB04" w14:textId="5C262A3F" w:rsidR="004C37C3" w:rsidRPr="006E46CF" w:rsidDel="009D6259" w:rsidRDefault="004C37C3">
      <w:pPr>
        <w:rPr>
          <w:ins w:id="423" w:author="Laat,Tim T.H.J. de" w:date="2020-12-01T13:11:00Z"/>
          <w:del w:id="424" w:author="Kristian Snel [2]" w:date="2020-12-23T10:21:00Z"/>
          <w:rStyle w:val="Strong"/>
          <w:rPrChange w:id="425" w:author="Kristian Snel" w:date="2020-12-09T21:03:00Z">
            <w:rPr>
              <w:ins w:id="426" w:author="Laat,Tim T.H.J. de" w:date="2020-12-01T13:11:00Z"/>
              <w:del w:id="427" w:author="Kristian Snel [2]" w:date="2020-12-23T10:21:00Z"/>
            </w:rPr>
          </w:rPrChange>
        </w:rPr>
        <w:pPrChange w:id="428" w:author="Kristian Snel" w:date="2020-12-09T21:03:00Z">
          <w:pPr>
            <w:ind w:left="360"/>
          </w:pPr>
        </w:pPrChange>
      </w:pPr>
      <w:ins w:id="429" w:author="Laat,Tim T.H.J. de" w:date="2020-12-01T13:42:00Z">
        <w:del w:id="430" w:author="Kristian Snel [2]" w:date="2020-12-23T10:21:00Z">
          <w:r w:rsidRPr="006E46CF" w:rsidDel="009D6259">
            <w:rPr>
              <w:rStyle w:val="Strong"/>
              <w:rPrChange w:id="431" w:author="Kristian Snel" w:date="2020-12-09T21:03:00Z">
                <w:rPr>
                  <w:b/>
                  <w:bCs/>
                </w:rPr>
              </w:rPrChange>
            </w:rPr>
            <w:delText>Upstream</w:delText>
          </w:r>
        </w:del>
      </w:ins>
    </w:p>
    <w:p w14:paraId="646CAE5E" w14:textId="1E8CC95D" w:rsidR="00E521AF" w:rsidDel="009D6259" w:rsidRDefault="00E521AF" w:rsidP="006E46CF">
      <w:pPr>
        <w:rPr>
          <w:del w:id="432" w:author="Kristian Snel [2]" w:date="2020-12-23T10:21:00Z"/>
        </w:rPr>
      </w:pPr>
      <w:ins w:id="433" w:author="Laat,Tim T.H.J. de" w:date="2020-12-01T13:11:00Z">
        <w:del w:id="434" w:author="Kristian Snel [2]" w:date="2020-12-23T10:21:00Z">
          <w:r w:rsidRPr="006E46CF" w:rsidDel="009D6259">
            <w:rPr>
              <w:rStyle w:val="Strong"/>
              <w:rPrChange w:id="435" w:author="Kristian Snel" w:date="2020-12-09T21:04:00Z">
                <w:rPr/>
              </w:rPrChange>
            </w:rPr>
            <w:delText>Commit</w:delText>
          </w:r>
        </w:del>
      </w:ins>
    </w:p>
    <w:p w14:paraId="6C60416A" w14:textId="24918136" w:rsidR="00E521AF" w:rsidRPr="00E521AF" w:rsidDel="009D6259" w:rsidRDefault="002A40DA">
      <w:pPr>
        <w:ind w:left="1440" w:hanging="1440"/>
        <w:rPr>
          <w:del w:id="436" w:author="Kristian Snel [2]" w:date="2020-12-23T10:21:00Z"/>
        </w:rPr>
        <w:pPrChange w:id="437" w:author="Kristian Snel" w:date="2020-12-09T21:04:00Z">
          <w:pPr>
            <w:ind w:left="360"/>
          </w:pPr>
        </w:pPrChange>
      </w:pPr>
      <w:ins w:id="438" w:author="Kristian Snel" w:date="2020-12-09T21:04:00Z">
        <w:del w:id="439" w:author="Kristian Snel [2]" w:date="2020-12-23T10:21:00Z">
          <w:r w:rsidDel="009D6259">
            <w:rPr>
              <w:rStyle w:val="Strong"/>
            </w:rPr>
            <w:delText xml:space="preserve"> </w:delText>
          </w:r>
          <w:r w:rsidDel="009D6259">
            <w:rPr>
              <w:rStyle w:val="Strong"/>
            </w:rPr>
            <w:tab/>
          </w:r>
        </w:del>
      </w:ins>
      <w:ins w:id="440" w:author="Laat,Tim T.H.J. de" w:date="2020-12-01T13:11:00Z">
        <w:del w:id="441" w:author="Kristian Snel [2]" w:date="2020-12-23T10:21:00Z">
          <w:r w:rsidR="00E521AF" w:rsidDel="009D6259">
            <w:delText>A commit is a commit u</w:delText>
          </w:r>
        </w:del>
      </w:ins>
      <w:ins w:id="442" w:author="Laat,Tim T.H.J. de" w:date="2020-12-01T13:12:00Z">
        <w:del w:id="443" w:author="Kristian Snel [2]" w:date="2020-12-23T10:21:00Z">
          <w:r w:rsidR="00E521AF" w:rsidDel="009D6259">
            <w:delText xml:space="preserve">sed to save your changes to the local repository. </w:delText>
          </w:r>
        </w:del>
      </w:ins>
      <w:ins w:id="444" w:author="Laat,Tim T.H.J. de" w:date="2020-12-01T13:14:00Z">
        <w:del w:id="445" w:author="Kristian Snel [2]" w:date="2020-12-23T10:21:00Z">
          <w:r w:rsidR="008A057D" w:rsidDel="009D6259">
            <w:delText>To commit changes, you select one or mo</w:delText>
          </w:r>
        </w:del>
      </w:ins>
      <w:ins w:id="446" w:author="Laat,Tim T.H.J. de" w:date="2020-12-01T13:15:00Z">
        <w:del w:id="447" w:author="Kristian Snel [2]" w:date="2020-12-23T10:21:00Z">
          <w:r w:rsidR="008A057D" w:rsidDel="009D6259">
            <w:delText>re chan</w:delText>
          </w:r>
        </w:del>
      </w:ins>
      <w:ins w:id="448" w:author="Laat,Tim T.H.J. de" w:date="2020-12-01T13:16:00Z">
        <w:del w:id="449" w:author="Kristian Snel [2]" w:date="2020-12-23T10:21:00Z">
          <w:r w:rsidR="008A057D" w:rsidDel="009D6259">
            <w:delText>ged</w:delText>
          </w:r>
        </w:del>
      </w:ins>
      <w:ins w:id="450" w:author="Laat,Tim T.H.J. de" w:date="2020-12-01T13:15:00Z">
        <w:del w:id="451" w:author="Kristian Snel [2]" w:date="2020-12-23T10:21:00Z">
          <w:r w:rsidR="008A057D" w:rsidDel="009D6259">
            <w:delText xml:space="preserve"> files and give those changes a descriptive title/summary. Optionally you can add </w:delText>
          </w:r>
        </w:del>
      </w:ins>
      <w:ins w:id="452" w:author="Laat,Tim T.H.J. de" w:date="2020-12-01T13:16:00Z">
        <w:del w:id="453" w:author="Kristian Snel [2]" w:date="2020-12-23T10:21:00Z">
          <w:r w:rsidR="008A057D" w:rsidDel="009D6259">
            <w:delText xml:space="preserve">a </w:delText>
          </w:r>
        </w:del>
      </w:ins>
      <w:ins w:id="454" w:author="Laat,Tim T.H.J. de" w:date="2020-12-01T13:17:00Z">
        <w:del w:id="455" w:author="Kristian Snel [2]" w:date="2020-12-23T10:21:00Z">
          <w:r w:rsidR="008A057D" w:rsidDel="009D6259">
            <w:delText>description to your changes</w:delText>
          </w:r>
        </w:del>
      </w:ins>
      <w:ins w:id="456" w:author="Laat,Tim T.H.J. de" w:date="2020-12-01T13:13:00Z">
        <w:del w:id="457" w:author="Kristian Snel [2]" w:date="2020-12-23T10:21:00Z">
          <w:r w:rsidR="008A057D" w:rsidDel="009D6259">
            <w:delText xml:space="preserve">. </w:delText>
          </w:r>
        </w:del>
      </w:ins>
      <w:ins w:id="458" w:author="Laat,Tim T.H.J. de" w:date="2020-12-01T13:17:00Z">
        <w:del w:id="459" w:author="Kristian Snel [2]" w:date="2020-12-23T10:21:00Z">
          <w:r w:rsidR="008A057D" w:rsidDel="009D6259">
            <w:delText xml:space="preserve">To upload you local changes, see git Push. </w:delText>
          </w:r>
        </w:del>
      </w:ins>
    </w:p>
    <w:p w14:paraId="241901C1" w14:textId="28719314" w:rsidR="0079059E" w:rsidDel="009D6259" w:rsidRDefault="00150333" w:rsidP="006E46CF">
      <w:pPr>
        <w:rPr>
          <w:del w:id="460" w:author="Kristian Snel [2]" w:date="2020-12-23T10:21:00Z"/>
        </w:rPr>
      </w:pPr>
      <w:del w:id="461" w:author="Kristian Snel [2]" w:date="2020-12-23T10:21:00Z">
        <w:r w:rsidRPr="006E46CF" w:rsidDel="009D6259">
          <w:rPr>
            <w:rStyle w:val="Strong"/>
            <w:rPrChange w:id="462" w:author="Kristian Snel" w:date="2020-12-09T21:04:00Z">
              <w:rPr/>
            </w:rPrChange>
          </w:rPr>
          <w:delText>Push/Pull requests</w:delText>
        </w:r>
      </w:del>
    </w:p>
    <w:p w14:paraId="2D122ECC" w14:textId="7DBD8CBB" w:rsidR="00F037A5" w:rsidRPr="00050DE5" w:rsidDel="009D6259" w:rsidRDefault="006E46CF">
      <w:pPr>
        <w:rPr>
          <w:ins w:id="463" w:author="Tim Laat" w:date="2020-12-01T21:27:00Z"/>
          <w:del w:id="464" w:author="Kristian Snel [2]" w:date="2020-12-23T10:21:00Z"/>
          <w:rPrChange w:id="465" w:author="Tim Laat" w:date="2020-12-01T22:27:00Z">
            <w:rPr>
              <w:ins w:id="466" w:author="Tim Laat" w:date="2020-12-01T21:27:00Z"/>
              <w:del w:id="467" w:author="Kristian Snel [2]" w:date="2020-12-23T10:21:00Z"/>
              <w:b/>
              <w:bCs/>
            </w:rPr>
          </w:rPrChange>
        </w:rPr>
        <w:pPrChange w:id="468" w:author="Kristian Snel" w:date="2020-12-09T21:04:00Z">
          <w:pPr>
            <w:pStyle w:val="ListParagraph"/>
            <w:numPr>
              <w:numId w:val="4"/>
            </w:numPr>
            <w:ind w:left="360" w:hanging="360"/>
          </w:pPr>
        </w:pPrChange>
      </w:pPr>
      <w:ins w:id="469" w:author="Kristian Snel" w:date="2020-12-09T21:04:00Z">
        <w:del w:id="470" w:author="Kristian Snel [2]" w:date="2020-12-23T10:21:00Z">
          <w:r w:rsidDel="009D6259">
            <w:delText xml:space="preserve"> </w:delText>
          </w:r>
          <w:r w:rsidDel="009D6259">
            <w:tab/>
          </w:r>
          <w:r w:rsidDel="009D6259">
            <w:tab/>
          </w:r>
        </w:del>
      </w:ins>
      <w:ins w:id="471" w:author="Tim Laat" w:date="2020-12-01T22:27:00Z">
        <w:del w:id="472" w:author="Kristian Snel [2]" w:date="2020-12-23T10:21:00Z">
          <w:r w:rsidR="00050DE5" w:rsidDel="009D6259">
            <w:delText>Pushes your commits to</w:delText>
          </w:r>
          <w:r w:rsidR="00D95705" w:rsidDel="009D6259">
            <w:delText xml:space="preserve"> your origin repository.</w:delText>
          </w:r>
        </w:del>
      </w:ins>
    </w:p>
    <w:p w14:paraId="3FAF0312" w14:textId="258AB863" w:rsidR="00A006C4" w:rsidRPr="0079059E" w:rsidDel="009D6259" w:rsidRDefault="00482841">
      <w:pPr>
        <w:rPr>
          <w:ins w:id="473" w:author="Tim Laat" w:date="2020-12-01T22:27:00Z"/>
          <w:del w:id="474" w:author="Kristian Snel [2]" w:date="2020-12-23T10:21:00Z"/>
          <w:rPrChange w:id="475" w:author="Tim Laat" w:date="2020-12-01T22:27:00Z">
            <w:rPr>
              <w:ins w:id="476" w:author="Tim Laat" w:date="2020-12-01T22:27:00Z"/>
              <w:del w:id="477" w:author="Kristian Snel [2]" w:date="2020-12-23T10:21:00Z"/>
              <w:b/>
              <w:bCs/>
            </w:rPr>
          </w:rPrChange>
        </w:rPr>
        <w:pPrChange w:id="478" w:author="Kristian Snel" w:date="2020-12-09T21:04:00Z">
          <w:pPr>
            <w:pStyle w:val="ListParagraph"/>
            <w:numPr>
              <w:numId w:val="4"/>
            </w:numPr>
            <w:ind w:left="360" w:hanging="360"/>
          </w:pPr>
        </w:pPrChange>
      </w:pPr>
      <w:ins w:id="479" w:author="Tim Laat" w:date="2020-12-01T22:28:00Z">
        <w:del w:id="480" w:author="Kristian Snel [2]" w:date="2020-12-23T10:21:00Z">
          <w:r w:rsidRPr="00146AB3" w:rsidDel="009D6259">
            <w:rPr>
              <w:b/>
              <w:bCs/>
              <w:rPrChange w:id="481" w:author="Kristian Snel" w:date="2020-12-09T21:04:00Z">
                <w:rPr/>
              </w:rPrChange>
            </w:rPr>
            <w:delText>Fetch</w:delText>
          </w:r>
        </w:del>
      </w:ins>
      <w:ins w:id="482" w:author="Kristian Snel" w:date="2020-12-09T21:04:00Z">
        <w:del w:id="483" w:author="Kristian Snel [2]" w:date="2020-12-23T10:21:00Z">
          <w:r w:rsidR="00146AB3" w:rsidDel="009D6259">
            <w:delText xml:space="preserve"> </w:delText>
          </w:r>
          <w:r w:rsidR="00146AB3" w:rsidDel="009D6259">
            <w:tab/>
          </w:r>
          <w:r w:rsidR="00146AB3" w:rsidDel="009D6259">
            <w:tab/>
          </w:r>
        </w:del>
      </w:ins>
    </w:p>
    <w:p w14:paraId="151EE135" w14:textId="7D9D036A" w:rsidR="0079059E" w:rsidRPr="00482841" w:rsidDel="009D6259" w:rsidRDefault="002251E0">
      <w:pPr>
        <w:rPr>
          <w:ins w:id="484" w:author="Tim Laat" w:date="2020-12-01T21:27:00Z"/>
          <w:del w:id="485" w:author="Kristian Snel [2]" w:date="2020-12-23T10:21:00Z"/>
          <w:rPrChange w:id="486" w:author="Tim Laat" w:date="2020-12-01T22:27:00Z">
            <w:rPr>
              <w:ins w:id="487" w:author="Tim Laat" w:date="2020-12-01T21:27:00Z"/>
              <w:del w:id="488" w:author="Kristian Snel [2]" w:date="2020-12-23T10:21:00Z"/>
              <w:b/>
              <w:bCs/>
            </w:rPr>
          </w:rPrChange>
        </w:rPr>
        <w:pPrChange w:id="489" w:author="Kristian Snel" w:date="2020-12-09T21:04:00Z">
          <w:pPr>
            <w:pStyle w:val="ListParagraph"/>
            <w:numPr>
              <w:numId w:val="4"/>
            </w:numPr>
            <w:ind w:left="360" w:hanging="360"/>
          </w:pPr>
        </w:pPrChange>
      </w:pPr>
      <w:ins w:id="490" w:author="Tim Laat" w:date="2020-12-01T22:29:00Z">
        <w:del w:id="491" w:author="Kristian Snel [2]" w:date="2020-12-23T10:21:00Z">
          <w:r w:rsidDel="009D6259">
            <w:delText xml:space="preserve">Downloads </w:delText>
          </w:r>
        </w:del>
      </w:ins>
      <w:ins w:id="492" w:author="Tim Laat" w:date="2020-12-01T22:30:00Z">
        <w:del w:id="493" w:author="Kristian Snel [2]" w:date="2020-12-23T10:21:00Z">
          <w:r w:rsidDel="009D6259">
            <w:delText>the commits, files and refs from a remote repository int</w:delText>
          </w:r>
        </w:del>
      </w:ins>
      <w:ins w:id="494" w:author="Tim Laat" w:date="2020-12-01T22:31:00Z">
        <w:del w:id="495" w:author="Kristian Snel [2]" w:date="2020-12-23T10:21:00Z">
          <w:r w:rsidR="0057250D" w:rsidDel="009D6259">
            <w:delText>o</w:delText>
          </w:r>
        </w:del>
      </w:ins>
      <w:ins w:id="496" w:author="Tim Laat" w:date="2020-12-01T22:30:00Z">
        <w:del w:id="497" w:author="Kristian Snel [2]" w:date="2020-12-23T10:21:00Z">
          <w:r w:rsidDel="009D6259">
            <w:delText xml:space="preserve"> your local repo.</w:delText>
          </w:r>
        </w:del>
      </w:ins>
    </w:p>
    <w:p w14:paraId="3501B948" w14:textId="67BD277B" w:rsidR="007424B0" w:rsidRPr="007424B0" w:rsidDel="009D6259" w:rsidRDefault="00482841">
      <w:pPr>
        <w:rPr>
          <w:ins w:id="498" w:author="Tim Laat" w:date="2020-12-01T22:31:00Z"/>
          <w:del w:id="499" w:author="Kristian Snel [2]" w:date="2020-12-23T10:21:00Z"/>
          <w:rPrChange w:id="500" w:author="Tim Laat" w:date="2020-12-01T22:31:00Z">
            <w:rPr>
              <w:ins w:id="501" w:author="Tim Laat" w:date="2020-12-01T22:31:00Z"/>
              <w:del w:id="502" w:author="Kristian Snel [2]" w:date="2020-12-23T10:21:00Z"/>
              <w:b/>
              <w:bCs/>
            </w:rPr>
          </w:rPrChange>
        </w:rPr>
        <w:pPrChange w:id="503" w:author="Kristian Snel" w:date="2020-12-09T21:04:00Z">
          <w:pPr>
            <w:pStyle w:val="ListParagraph"/>
            <w:numPr>
              <w:numId w:val="4"/>
            </w:numPr>
            <w:ind w:left="360" w:hanging="360"/>
          </w:pPr>
        </w:pPrChange>
      </w:pPr>
      <w:ins w:id="504" w:author="Tim Laat" w:date="2020-12-01T22:28:00Z">
        <w:del w:id="505" w:author="Kristian Snel [2]" w:date="2020-12-23T10:21:00Z">
          <w:r w:rsidRPr="00146AB3" w:rsidDel="009D6259">
            <w:rPr>
              <w:b/>
              <w:bCs/>
              <w:rPrChange w:id="506" w:author="Kristian Snel" w:date="2020-12-09T21:04:00Z">
                <w:rPr/>
              </w:rPrChange>
            </w:rPr>
            <w:delText>Pull</w:delText>
          </w:r>
        </w:del>
      </w:ins>
      <w:ins w:id="507" w:author="Kristian Snel" w:date="2020-12-09T21:04:00Z">
        <w:del w:id="508" w:author="Kristian Snel [2]" w:date="2020-12-23T10:21:00Z">
          <w:r w:rsidR="00146AB3" w:rsidDel="009D6259">
            <w:delText xml:space="preserve"> </w:delText>
          </w:r>
          <w:r w:rsidR="00146AB3" w:rsidDel="009D6259">
            <w:tab/>
          </w:r>
        </w:del>
      </w:ins>
    </w:p>
    <w:p w14:paraId="2E9DDED5" w14:textId="65F9FACD" w:rsidR="007424B0" w:rsidRPr="00276087" w:rsidDel="009D6259" w:rsidRDefault="007424B0">
      <w:pPr>
        <w:ind w:left="1440" w:hanging="1440"/>
        <w:rPr>
          <w:ins w:id="509" w:author="Tim Laat" w:date="2020-12-01T20:53:00Z"/>
          <w:del w:id="510" w:author="Kristian Snel [2]" w:date="2020-12-23T10:21:00Z"/>
          <w:rPrChange w:id="511" w:author="Tim Laat" w:date="2020-12-01T21:27:00Z">
            <w:rPr>
              <w:ins w:id="512" w:author="Tim Laat" w:date="2020-12-01T20:53:00Z"/>
              <w:del w:id="513" w:author="Kristian Snel [2]" w:date="2020-12-23T10:21:00Z"/>
              <w:b/>
              <w:bCs/>
            </w:rPr>
          </w:rPrChange>
        </w:rPr>
        <w:pPrChange w:id="514" w:author="Kristian Snel" w:date="2020-12-09T21:04:00Z">
          <w:pPr>
            <w:pStyle w:val="ListParagraph"/>
            <w:numPr>
              <w:numId w:val="4"/>
            </w:numPr>
            <w:ind w:left="360" w:hanging="360"/>
          </w:pPr>
        </w:pPrChange>
      </w:pPr>
      <w:ins w:id="515" w:author="Tim Laat" w:date="2020-12-01T22:30:00Z">
        <w:del w:id="516" w:author="Kristian Snel [2]" w:date="2020-12-23T10:21:00Z">
          <w:r w:rsidDel="009D6259">
            <w:delText>Downloads the commits, files and refs from a remote repository int</w:delText>
          </w:r>
        </w:del>
      </w:ins>
      <w:ins w:id="517" w:author="Tim Laat" w:date="2020-12-01T22:31:00Z">
        <w:del w:id="518" w:author="Kristian Snel [2]" w:date="2020-12-23T10:21:00Z">
          <w:r w:rsidR="0057250D" w:rsidDel="009D6259">
            <w:delText>o</w:delText>
          </w:r>
        </w:del>
      </w:ins>
      <w:ins w:id="519" w:author="Tim Laat" w:date="2020-12-01T22:30:00Z">
        <w:del w:id="520" w:author="Kristian Snel [2]" w:date="2020-12-23T10:21:00Z">
          <w:r w:rsidDel="009D6259">
            <w:delText xml:space="preserve"> your local repo</w:delText>
          </w:r>
        </w:del>
      </w:ins>
      <w:ins w:id="521" w:author="Tim Laat" w:date="2020-12-01T22:31:00Z">
        <w:del w:id="522" w:author="Kristian Snel [2]" w:date="2020-12-23T10:21:00Z">
          <w:r w:rsidR="0057250D" w:rsidDel="009D6259">
            <w:delText xml:space="preserve"> and </w:delText>
          </w:r>
        </w:del>
      </w:ins>
      <w:ins w:id="523" w:author="Kristian Snel" w:date="2020-12-09T21:04:00Z">
        <w:del w:id="524" w:author="Kristian Snel [2]" w:date="2020-12-23T10:21:00Z">
          <w:r w:rsidR="00146AB3" w:rsidDel="009D6259">
            <w:delText xml:space="preserve"> </w:delText>
          </w:r>
        </w:del>
      </w:ins>
      <w:ins w:id="525" w:author="Tim Laat" w:date="2020-12-01T22:31:00Z">
        <w:del w:id="526" w:author="Kristian Snel [2]" w:date="2020-12-23T10:21:00Z">
          <w:r w:rsidR="0057250D" w:rsidDel="009D6259">
            <w:delText xml:space="preserve">merges this with your </w:delText>
          </w:r>
          <w:r w:rsidR="001D2B62" w:rsidDel="009D6259">
            <w:delText>local branches</w:delText>
          </w:r>
        </w:del>
      </w:ins>
      <w:ins w:id="527" w:author="Tim Laat" w:date="2020-12-01T22:30:00Z">
        <w:del w:id="528" w:author="Kristian Snel [2]" w:date="2020-12-23T10:21:00Z">
          <w:r w:rsidDel="009D6259">
            <w:delText>.</w:delText>
          </w:r>
        </w:del>
      </w:ins>
    </w:p>
    <w:p w14:paraId="4E32F978" w14:textId="3B4711AE" w:rsidR="00D73AA0" w:rsidRPr="00146AB3" w:rsidDel="009D6259" w:rsidRDefault="00D73AA0">
      <w:pPr>
        <w:rPr>
          <w:del w:id="529" w:author="Kristian Snel [2]" w:date="2020-12-23T10:21:00Z"/>
          <w:b/>
          <w:bCs/>
          <w:rPrChange w:id="530" w:author="Kristian Snel" w:date="2020-12-09T21:04:00Z">
            <w:rPr>
              <w:del w:id="531" w:author="Kristian Snel [2]" w:date="2020-12-23T10:21:00Z"/>
            </w:rPr>
          </w:rPrChange>
        </w:rPr>
        <w:pPrChange w:id="532" w:author="Kristian Snel" w:date="2020-12-09T21:04:00Z">
          <w:pPr>
            <w:pStyle w:val="ListParagraph"/>
            <w:numPr>
              <w:numId w:val="4"/>
            </w:numPr>
            <w:ind w:left="360" w:hanging="360"/>
          </w:pPr>
        </w:pPrChange>
      </w:pPr>
      <w:ins w:id="533" w:author="Tim Laat" w:date="2020-12-01T20:53:00Z">
        <w:del w:id="534" w:author="Kristian Snel [2]" w:date="2020-12-23T10:21:00Z">
          <w:r w:rsidRPr="00146AB3" w:rsidDel="009D6259">
            <w:rPr>
              <w:b/>
              <w:bCs/>
              <w:rPrChange w:id="535" w:author="Kristian Snel" w:date="2020-12-09T21:04:00Z">
                <w:rPr/>
              </w:rPrChange>
            </w:rPr>
            <w:delText>Clone</w:delText>
          </w:r>
        </w:del>
      </w:ins>
      <w:ins w:id="536" w:author="Kristian Snel" w:date="2020-12-09T21:04:00Z">
        <w:del w:id="537" w:author="Kristian Snel [2]" w:date="2020-12-23T10:21:00Z">
          <w:r w:rsidR="00146AB3" w:rsidDel="009D6259">
            <w:delText xml:space="preserve"> </w:delText>
          </w:r>
          <w:r w:rsidR="00146AB3" w:rsidDel="009D6259">
            <w:tab/>
          </w:r>
        </w:del>
      </w:ins>
    </w:p>
    <w:p w14:paraId="60E9024D" w14:textId="275F8E74" w:rsidR="00A006C4" w:rsidDel="009D6259" w:rsidRDefault="00D80A91">
      <w:pPr>
        <w:pStyle w:val="ListParagraph"/>
        <w:ind w:left="1440" w:hanging="1440"/>
        <w:rPr>
          <w:del w:id="538" w:author="Kristian Snel [2]" w:date="2020-12-23T10:21:00Z"/>
        </w:rPr>
        <w:pPrChange w:id="539" w:author="Kristian Snel" w:date="2020-12-09T21:05:00Z">
          <w:pPr>
            <w:pStyle w:val="ListParagraph"/>
            <w:ind w:left="360"/>
          </w:pPr>
        </w:pPrChange>
      </w:pPr>
      <w:ins w:id="540" w:author="Tim Laat" w:date="2020-12-01T22:26:00Z">
        <w:del w:id="541" w:author="Kristian Snel [2]" w:date="2020-12-23T10:21:00Z">
          <w:r w:rsidRPr="00D80A91" w:rsidDel="009D6259">
            <w:delText xml:space="preserve">Clones a repository into a newly created directory, creates remote-tracking branches for each branch in the cloned repository (visible using git branch --remotes), and creates and checks out an initial branch that is forked from the cloned repository’s currently active branch. </w:delText>
          </w:r>
        </w:del>
      </w:ins>
      <w:del w:id="542" w:author="Kristian Snel [2]" w:date="2020-12-23T10:21:00Z">
        <w:r w:rsidR="00150333" w:rsidDel="009D6259">
          <w:delText xml:space="preserve">To exchange file updates </w:delText>
        </w:r>
        <w:r w:rsidR="00940A03" w:rsidDel="009D6259">
          <w:delText xml:space="preserve">a user must upload and download the files on a regular basis. Uploading changed files is done with a Push request, while receiving file updates is done by </w:delText>
        </w:r>
        <w:r w:rsidR="00AE51F3" w:rsidDel="009D6259">
          <w:delText xml:space="preserve">a </w:delText>
        </w:r>
        <w:r w:rsidR="00940A03" w:rsidDel="009D6259">
          <w:delText>Pull request.</w:delText>
        </w:r>
      </w:del>
      <w:ins w:id="543" w:author="Laat,Tim T.H.J. de" w:date="2020-12-01T13:41:00Z">
        <w:del w:id="544" w:author="Kristian Snel [2]" w:date="2020-12-23T10:21:00Z">
          <w:r w:rsidR="004C37C3" w:rsidDel="009D6259">
            <w:delText>To s</w:delText>
          </w:r>
        </w:del>
      </w:ins>
    </w:p>
    <w:p w14:paraId="22E6753E" w14:textId="17E8C1F3" w:rsidR="000D1A0F" w:rsidDel="009D6259" w:rsidRDefault="000D1A0F">
      <w:pPr>
        <w:ind w:left="1440" w:hanging="1440"/>
        <w:rPr>
          <w:ins w:id="545" w:author="Tim Laat" w:date="2020-12-01T22:26:00Z"/>
          <w:del w:id="546" w:author="Kristian Snel [2]" w:date="2020-12-23T10:21:00Z"/>
        </w:rPr>
        <w:pPrChange w:id="547" w:author="Kristian Snel" w:date="2020-12-09T21:05:00Z">
          <w:pPr>
            <w:ind w:left="360"/>
          </w:pPr>
        </w:pPrChange>
      </w:pPr>
    </w:p>
    <w:p w14:paraId="22582FC3" w14:textId="6439D8B4" w:rsidR="008A057D" w:rsidRPr="008A057D" w:rsidDel="009D6259" w:rsidRDefault="008A057D">
      <w:pPr>
        <w:rPr>
          <w:ins w:id="548" w:author="Laat,Tim T.H.J. de" w:date="2020-12-01T13:19:00Z"/>
          <w:del w:id="549" w:author="Kristian Snel [2]" w:date="2020-12-23T10:21:00Z"/>
          <w:rPrChange w:id="550" w:author="Laat,Tim T.H.J. de" w:date="2020-12-01T13:19:00Z">
            <w:rPr>
              <w:ins w:id="551" w:author="Laat,Tim T.H.J. de" w:date="2020-12-01T13:19:00Z"/>
              <w:del w:id="552" w:author="Kristian Snel [2]" w:date="2020-12-23T10:21:00Z"/>
              <w:b/>
              <w:bCs/>
            </w:rPr>
          </w:rPrChange>
        </w:rPr>
        <w:pPrChange w:id="553" w:author="Kristian Snel" w:date="2020-12-09T21:05:00Z">
          <w:pPr>
            <w:pStyle w:val="ListParagraph"/>
            <w:numPr>
              <w:numId w:val="4"/>
            </w:numPr>
            <w:ind w:left="360" w:hanging="360"/>
          </w:pPr>
        </w:pPrChange>
      </w:pPr>
      <w:ins w:id="554" w:author="Laat,Tim T.H.J. de" w:date="2020-12-01T13:19:00Z">
        <w:del w:id="555" w:author="Kristian Snel [2]" w:date="2020-12-23T10:21:00Z">
          <w:r w:rsidRPr="00146AB3" w:rsidDel="009D6259">
            <w:rPr>
              <w:b/>
              <w:bCs/>
              <w:rPrChange w:id="556" w:author="Kristian Snel" w:date="2020-12-09T21:05:00Z">
                <w:rPr/>
              </w:rPrChange>
            </w:rPr>
            <w:delText xml:space="preserve">Pull </w:delText>
          </w:r>
        </w:del>
      </w:ins>
      <w:ins w:id="557" w:author="Tim Laat" w:date="2020-12-01T21:45:00Z">
        <w:del w:id="558" w:author="Kristian Snel [2]" w:date="2020-12-23T10:21:00Z">
          <w:r w:rsidR="004C53FC" w:rsidRPr="00146AB3" w:rsidDel="009D6259">
            <w:rPr>
              <w:b/>
              <w:bCs/>
              <w:rPrChange w:id="559" w:author="Kristian Snel" w:date="2020-12-09T21:05:00Z">
                <w:rPr/>
              </w:rPrChange>
            </w:rPr>
            <w:delText>R</w:delText>
          </w:r>
        </w:del>
      </w:ins>
      <w:ins w:id="560" w:author="Laat,Tim T.H.J. de" w:date="2020-12-01T13:19:00Z">
        <w:del w:id="561" w:author="Kristian Snel [2]" w:date="2020-12-23T10:21:00Z">
          <w:r w:rsidRPr="00146AB3" w:rsidDel="009D6259">
            <w:rPr>
              <w:b/>
              <w:bCs/>
              <w:rPrChange w:id="562" w:author="Kristian Snel" w:date="2020-12-09T21:05:00Z">
                <w:rPr/>
              </w:rPrChange>
            </w:rPr>
            <w:delText>requests</w:delText>
          </w:r>
        </w:del>
      </w:ins>
      <w:ins w:id="563" w:author="Kristian Snel" w:date="2020-12-09T21:05:00Z">
        <w:del w:id="564" w:author="Kristian Snel [2]" w:date="2020-12-23T10:21:00Z">
          <w:r w:rsidR="00146AB3" w:rsidDel="009D6259">
            <w:delText xml:space="preserve"> </w:delText>
          </w:r>
          <w:r w:rsidR="00146AB3" w:rsidDel="009D6259">
            <w:tab/>
          </w:r>
        </w:del>
      </w:ins>
    </w:p>
    <w:p w14:paraId="7131E0C2" w14:textId="700E997B" w:rsidR="008A057D" w:rsidDel="009D6259" w:rsidRDefault="0010303B">
      <w:pPr>
        <w:ind w:left="1440" w:hanging="1440"/>
        <w:rPr>
          <w:del w:id="565" w:author="Kristian Snel [2]" w:date="2020-12-23T10:21:00Z"/>
        </w:rPr>
        <w:pPrChange w:id="566" w:author="Kristian Snel" w:date="2020-12-09T21:05:00Z">
          <w:pPr>
            <w:ind w:left="360"/>
          </w:pPr>
        </w:pPrChange>
      </w:pPr>
      <w:ins w:id="567" w:author="Tim Laat" w:date="2020-12-01T21:46:00Z">
        <w:del w:id="568" w:author="Kristian Snel [2]" w:date="2020-12-23T10:21:00Z">
          <w:r w:rsidDel="009D6259">
            <w:delText>A Pull Request (PR) is a request to ask your upstream project to pull your changes into their tree.</w:delText>
          </w:r>
        </w:del>
      </w:ins>
      <w:ins w:id="569" w:author="Tim Laat" w:date="2020-12-01T21:48:00Z">
        <w:del w:id="570" w:author="Kristian Snel [2]" w:date="2020-12-23T10:21:00Z">
          <w:r w:rsidR="00886139" w:rsidDel="009D6259">
            <w:delText xml:space="preserve"> Usually, a</w:delText>
          </w:r>
        </w:del>
      </w:ins>
      <w:ins w:id="571" w:author="Tim Laat" w:date="2020-12-01T21:49:00Z">
        <w:del w:id="572" w:author="Kristian Snel [2]" w:date="2020-12-23T10:21:00Z">
          <w:r w:rsidR="00886139" w:rsidDel="009D6259">
            <w:delText xml:space="preserve"> developer makes a pull-request when they finished a feature, or made a hotfix. </w:delText>
          </w:r>
        </w:del>
      </w:ins>
      <w:ins w:id="573" w:author="Tim Laat" w:date="2020-12-01T21:56:00Z">
        <w:del w:id="574" w:author="Kristian Snel [2]" w:date="2020-12-23T10:21:00Z">
          <w:r w:rsidR="004E3B28" w:rsidDel="009D6259">
            <w:delText xml:space="preserve">The developer should add summary </w:delText>
          </w:r>
        </w:del>
      </w:ins>
      <w:ins w:id="575" w:author="Tim Laat" w:date="2020-12-01T21:49:00Z">
        <w:del w:id="576" w:author="Kristian Snel [2]" w:date="2020-12-23T10:21:00Z">
          <w:r w:rsidR="00886139" w:rsidDel="009D6259">
            <w:delText>On GitHub, you ca</w:delText>
          </w:r>
        </w:del>
      </w:ins>
      <w:ins w:id="577" w:author="Tim Laat" w:date="2020-12-01T21:51:00Z">
        <w:del w:id="578" w:author="Kristian Snel [2]" w:date="2020-12-23T10:21:00Z">
          <w:r w:rsidR="00886139" w:rsidDel="009D6259">
            <w:delText>n select one or more persons to review your changes and accept your changes.</w:delText>
          </w:r>
        </w:del>
      </w:ins>
      <w:ins w:id="579" w:author="Laat,Tim T.H.J. de" w:date="2020-12-01T13:19:00Z">
        <w:del w:id="580" w:author="Kristian Snel [2]" w:date="2020-12-23T10:21:00Z">
          <w:r w:rsidR="008A057D" w:rsidDel="009D6259">
            <w:delText xml:space="preserve">A Pull Request (PR) </w:delText>
          </w:r>
        </w:del>
      </w:ins>
    </w:p>
    <w:p w14:paraId="437B488D" w14:textId="7B22FC17" w:rsidR="0010303B" w:rsidDel="009D6259" w:rsidRDefault="0010303B">
      <w:pPr>
        <w:ind w:left="1440" w:hanging="1440"/>
        <w:rPr>
          <w:ins w:id="581" w:author="Tim Laat" w:date="2020-12-01T21:48:00Z"/>
          <w:del w:id="582" w:author="Kristian Snel [2]" w:date="2020-12-23T10:21:00Z"/>
        </w:rPr>
        <w:pPrChange w:id="583" w:author="Kristian Snel" w:date="2020-12-09T21:05:00Z">
          <w:pPr/>
        </w:pPrChange>
      </w:pPr>
    </w:p>
    <w:p w14:paraId="391B0B26" w14:textId="08475BB6" w:rsidR="004C37C3" w:rsidDel="009D6259" w:rsidRDefault="004C37C3">
      <w:pPr>
        <w:rPr>
          <w:ins w:id="584" w:author="Laat,Tim T.H.J. de" w:date="2020-12-01T13:42:00Z"/>
          <w:del w:id="585" w:author="Kristian Snel [2]" w:date="2020-12-23T10:21:00Z"/>
        </w:rPr>
        <w:pPrChange w:id="586" w:author="Kristian Snel" w:date="2020-12-09T21:05:00Z">
          <w:pPr>
            <w:pStyle w:val="ListParagraph"/>
            <w:numPr>
              <w:numId w:val="4"/>
            </w:numPr>
            <w:ind w:left="360" w:hanging="360"/>
          </w:pPr>
        </w:pPrChange>
      </w:pPr>
      <w:ins w:id="587" w:author="Laat,Tim T.H.J. de" w:date="2020-12-01T13:42:00Z">
        <w:del w:id="588" w:author="Kristian Snel [2]" w:date="2020-12-23T10:21:00Z">
          <w:r w:rsidRPr="002A313A" w:rsidDel="009D6259">
            <w:rPr>
              <w:b/>
              <w:bCs/>
              <w:rPrChange w:id="589" w:author="Kristian Snel" w:date="2020-12-09T21:05:00Z">
                <w:rPr/>
              </w:rPrChange>
            </w:rPr>
            <w:delText>Stash</w:delText>
          </w:r>
        </w:del>
      </w:ins>
      <w:ins w:id="590" w:author="Kristian Snel" w:date="2020-12-09T21:05:00Z">
        <w:del w:id="591" w:author="Kristian Snel [2]" w:date="2020-12-23T10:21:00Z">
          <w:r w:rsidR="002A313A" w:rsidRPr="002A313A" w:rsidDel="009D6259">
            <w:rPr>
              <w:b/>
              <w:bCs/>
              <w:rPrChange w:id="592" w:author="Kristian Snel" w:date="2020-12-09T21:05:00Z">
                <w:rPr/>
              </w:rPrChange>
            </w:rPr>
            <w:delText xml:space="preserve"> </w:delText>
          </w:r>
          <w:r w:rsidR="002A313A" w:rsidRPr="002A313A" w:rsidDel="009D6259">
            <w:rPr>
              <w:b/>
              <w:bCs/>
              <w:rPrChange w:id="593" w:author="Kristian Snel" w:date="2020-12-09T21:05:00Z">
                <w:rPr/>
              </w:rPrChange>
            </w:rPr>
            <w:tab/>
          </w:r>
        </w:del>
      </w:ins>
    </w:p>
    <w:p w14:paraId="5D877F8E" w14:textId="5CEEE3A0" w:rsidR="004C37C3" w:rsidDel="009D6259" w:rsidRDefault="004C37C3">
      <w:pPr>
        <w:ind w:left="1440" w:hanging="1440"/>
        <w:rPr>
          <w:ins w:id="594" w:author="Laat,Tim T.H.J. de" w:date="2020-12-01T13:42:00Z"/>
          <w:del w:id="595" w:author="Kristian Snel [2]" w:date="2020-12-23T10:21:00Z"/>
        </w:rPr>
        <w:pPrChange w:id="596" w:author="Kristian Snel" w:date="2020-12-09T21:05:00Z">
          <w:pPr>
            <w:ind w:left="360"/>
          </w:pPr>
        </w:pPrChange>
      </w:pPr>
      <w:ins w:id="597" w:author="Laat,Tim T.H.J. de" w:date="2020-12-01T13:42:00Z">
        <w:del w:id="598" w:author="Kristian Snel [2]" w:date="2020-12-23T10:21:00Z">
          <w:r w:rsidDel="009D6259">
            <w:delText>If two people edit the same file at the same moment a file conflict may occur. Unfortunately, this may still always occur. In this case those conflicts will be listed under the Stashed changes tab.</w:delText>
          </w:r>
        </w:del>
      </w:ins>
    </w:p>
    <w:p w14:paraId="7907BE43" w14:textId="539F4F29" w:rsidR="004C37C3" w:rsidDel="009D6259" w:rsidRDefault="004C37C3">
      <w:pPr>
        <w:ind w:left="1440" w:hanging="1440"/>
        <w:rPr>
          <w:del w:id="599" w:author="Kristian Snel [2]" w:date="2020-12-23T10:21:00Z"/>
        </w:rPr>
        <w:pPrChange w:id="600" w:author="Kristian Snel" w:date="2020-12-09T21:14:00Z">
          <w:pPr>
            <w:ind w:left="360"/>
          </w:pPr>
        </w:pPrChange>
      </w:pPr>
    </w:p>
    <w:p w14:paraId="231A771D" w14:textId="78EEEDAE" w:rsidR="0067438F" w:rsidDel="009D6259" w:rsidRDefault="00AE51F3" w:rsidP="0067438F">
      <w:pPr>
        <w:pStyle w:val="ListParagraph"/>
        <w:numPr>
          <w:ilvl w:val="0"/>
          <w:numId w:val="4"/>
        </w:numPr>
        <w:rPr>
          <w:del w:id="601" w:author="Kristian Snel [2]" w:date="2020-12-23T10:21:00Z"/>
          <w:moveFrom w:id="602" w:author="Laat,Tim T.H.J. de" w:date="2020-12-01T13:27:00Z"/>
          <w:b/>
          <w:bCs/>
        </w:rPr>
      </w:pPr>
      <w:moveFromRangeStart w:id="603" w:author="Laat,Tim T.H.J. de" w:date="2020-12-01T13:27:00Z" w:name="move57721665"/>
      <w:moveFrom w:id="604" w:author="Laat,Tim T.H.J. de" w:date="2020-12-01T13:27:00Z">
        <w:del w:id="605" w:author="Kristian Snel [2]" w:date="2020-12-23T10:21:00Z">
          <w:r w:rsidRPr="00AE51F3" w:rsidDel="009D6259">
            <w:rPr>
              <w:b/>
              <w:bCs/>
            </w:rPr>
            <w:delText>Branch</w:delText>
          </w:r>
        </w:del>
      </w:moveFrom>
    </w:p>
    <w:p w14:paraId="048C2B9A" w14:textId="5C4850DF" w:rsidR="00AE51F3" w:rsidDel="009D6259" w:rsidRDefault="00AE51F3" w:rsidP="00AE51F3">
      <w:pPr>
        <w:ind w:left="360"/>
        <w:rPr>
          <w:del w:id="606" w:author="Kristian Snel [2]" w:date="2020-12-23T10:21:00Z"/>
          <w:moveFrom w:id="607" w:author="Laat,Tim T.H.J. de" w:date="2020-12-01T13:27:00Z"/>
        </w:rPr>
      </w:pPr>
      <w:moveFrom w:id="608" w:author="Laat,Tim T.H.J. de" w:date="2020-12-01T13:27:00Z">
        <w:del w:id="609" w:author="Kristian Snel [2]" w:date="2020-12-23T10:21:00Z">
          <w:r w:rsidDel="009D6259">
            <w:delText>A branch is a</w:delText>
          </w:r>
          <w:r w:rsidR="00FF2445" w:rsidDel="009D6259">
            <w:delText>n</w:delText>
          </w:r>
          <w:r w:rsidDel="009D6259">
            <w:delText xml:space="preserve"> alternative timeline of a Repository (or project folder). This means that you may work on the same project but can </w:delText>
          </w:r>
          <w:r w:rsidR="00B46D56" w:rsidDel="009D6259">
            <w:delText xml:space="preserve">also </w:delText>
          </w:r>
          <w:r w:rsidDel="009D6259">
            <w:delText xml:space="preserve">view the old unchanged files </w:delText>
          </w:r>
          <w:r w:rsidR="00B46D56" w:rsidDel="009D6259">
            <w:delText>as they were before “branching”.</w:delText>
          </w:r>
        </w:del>
      </w:moveFrom>
    </w:p>
    <w:p w14:paraId="725FAFA0" w14:textId="61B437D0" w:rsidR="00B46D56" w:rsidDel="009D6259" w:rsidRDefault="00B46D56" w:rsidP="00B46D56">
      <w:pPr>
        <w:pStyle w:val="ListParagraph"/>
        <w:numPr>
          <w:ilvl w:val="0"/>
          <w:numId w:val="4"/>
        </w:numPr>
        <w:rPr>
          <w:del w:id="610" w:author="Kristian Snel [2]" w:date="2020-12-23T10:21:00Z"/>
          <w:moveFrom w:id="611" w:author="Laat,Tim T.H.J. de" w:date="2020-12-01T13:27:00Z"/>
        </w:rPr>
      </w:pPr>
      <w:moveFrom w:id="612" w:author="Laat,Tim T.H.J. de" w:date="2020-12-01T13:27:00Z">
        <w:del w:id="613" w:author="Kristian Snel [2]" w:date="2020-12-23T10:21:00Z">
          <w:r w:rsidDel="009D6259">
            <w:rPr>
              <w:b/>
              <w:bCs/>
            </w:rPr>
            <w:delText>Stashed changes</w:delText>
          </w:r>
        </w:del>
      </w:moveFrom>
    </w:p>
    <w:p w14:paraId="5D9A2DE0" w14:textId="20BB2E82" w:rsidR="0067438F" w:rsidDel="009D6259" w:rsidRDefault="00B46D56" w:rsidP="00C8577C">
      <w:pPr>
        <w:ind w:left="360"/>
        <w:rPr>
          <w:del w:id="614" w:author="Kristian Snel [2]" w:date="2020-12-23T10:21:00Z"/>
          <w:moveFrom w:id="615" w:author="Laat,Tim T.H.J. de" w:date="2020-12-01T13:27:00Z"/>
        </w:rPr>
      </w:pPr>
      <w:moveFrom w:id="616" w:author="Laat,Tim T.H.J. de" w:date="2020-12-01T13:27:00Z">
        <w:del w:id="617" w:author="Kristian Snel [2]" w:date="2020-12-23T10:21:00Z">
          <w:r w:rsidDel="009D6259">
            <w:delText>If two people edit the same file at the same moment a file conflict may occur. Unfortunately, this may still always occur. In this case those conflicts will be listed under the Stashed changes tab.</w:delText>
          </w:r>
        </w:del>
      </w:moveFrom>
    </w:p>
    <w:moveFromRangeEnd w:id="603"/>
    <w:p w14:paraId="5FCEB005" w14:textId="5B2DDC24" w:rsidR="00C8577C" w:rsidDel="009D6259" w:rsidRDefault="00C8577C" w:rsidP="0067438F">
      <w:pPr>
        <w:rPr>
          <w:del w:id="618" w:author="Kristian Snel [2]" w:date="2020-12-23T10:21:00Z"/>
        </w:rPr>
      </w:pPr>
      <w:del w:id="619" w:author="Kristian Snel [2]" w:date="2020-12-23T10:21:00Z">
        <w:r w:rsidDel="009D6259">
          <w:delText>Now you are ready to install Github Desktop and start your first Git project.</w:delText>
        </w:r>
      </w:del>
    </w:p>
    <w:p w14:paraId="6672688A" w14:textId="2158BB27" w:rsidR="00C8577C" w:rsidDel="009D6259" w:rsidRDefault="001D494E" w:rsidP="0067438F">
      <w:pPr>
        <w:rPr>
          <w:del w:id="620" w:author="Kristian Snel [2]" w:date="2020-12-23T10:21:00Z"/>
        </w:rPr>
      </w:pPr>
      <w:ins w:id="621" w:author="Kristian Snel" w:date="2020-12-09T21:51:00Z">
        <w:del w:id="622" w:author="Kristian Snel [2]" w:date="2020-12-23T10:21:00Z">
          <w:r w:rsidDel="009D6259">
            <w:rPr>
              <w:noProof/>
              <w:lang w:val="en-GB" w:eastAsia="en-GB"/>
            </w:rPr>
            <w:drawing>
              <wp:anchor distT="0" distB="0" distL="114300" distR="114300" simplePos="0" relativeHeight="251687936" behindDoc="0" locked="0" layoutInCell="1" allowOverlap="1" wp14:anchorId="32AE4B48" wp14:editId="5FCD395B">
                <wp:simplePos x="0" y="0"/>
                <wp:positionH relativeFrom="column">
                  <wp:posOffset>2019300</wp:posOffset>
                </wp:positionH>
                <wp:positionV relativeFrom="paragraph">
                  <wp:posOffset>112495</wp:posOffset>
                </wp:positionV>
                <wp:extent cx="4355465" cy="1005108"/>
                <wp:effectExtent l="0" t="0" r="6985" b="5080"/>
                <wp:wrapNone/>
                <wp:docPr id="312" name="Picture 3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55465" cy="1005108"/>
                        </a:xfrm>
                        <a:prstGeom prst="rect">
                          <a:avLst/>
                        </a:prstGeom>
                      </pic:spPr>
                    </pic:pic>
                  </a:graphicData>
                </a:graphic>
                <wp14:sizeRelH relativeFrom="margin">
                  <wp14:pctWidth>0</wp14:pctWidth>
                </wp14:sizeRelH>
                <wp14:sizeRelV relativeFrom="margin">
                  <wp14:pctHeight>0</wp14:pctHeight>
                </wp14:sizeRelV>
              </wp:anchor>
            </w:drawing>
          </w:r>
        </w:del>
      </w:ins>
      <w:del w:id="623" w:author="Kristian Snel [2]" w:date="2020-12-23T10:21:00Z">
        <w:r w:rsidR="00C8577C" w:rsidDel="009D6259">
          <w:rPr>
            <w:noProof/>
            <w:lang w:val="en-GB" w:eastAsia="en-GB"/>
          </w:rPr>
          <mc:AlternateContent>
            <mc:Choice Requires="wpg">
              <w:drawing>
                <wp:anchor distT="0" distB="0" distL="114300" distR="114300" simplePos="0" relativeHeight="251679744" behindDoc="0" locked="0" layoutInCell="1" allowOverlap="1" wp14:anchorId="5DF148CC" wp14:editId="7BE00154">
                  <wp:simplePos x="0" y="0"/>
                  <wp:positionH relativeFrom="column">
                    <wp:posOffset>2614653</wp:posOffset>
                  </wp:positionH>
                  <wp:positionV relativeFrom="paragraph">
                    <wp:posOffset>225425</wp:posOffset>
                  </wp:positionV>
                  <wp:extent cx="3612609" cy="861545"/>
                  <wp:effectExtent l="0" t="0" r="6985" b="0"/>
                  <wp:wrapNone/>
                  <wp:docPr id="26" name="Group 26"/>
                  <wp:cNvGraphicFramePr/>
                  <a:graphic xmlns:a="http://schemas.openxmlformats.org/drawingml/2006/main">
                    <a:graphicData uri="http://schemas.microsoft.com/office/word/2010/wordprocessingGroup">
                      <wpg:wgp>
                        <wpg:cNvGrpSpPr/>
                        <wpg:grpSpPr>
                          <a:xfrm>
                            <a:off x="0" y="0"/>
                            <a:ext cx="3612609" cy="861545"/>
                            <a:chOff x="0" y="0"/>
                            <a:chExt cx="3612609" cy="861545"/>
                          </a:xfrm>
                        </wpg:grpSpPr>
                        <wpg:grpSp>
                          <wpg:cNvPr id="25" name="Group 25"/>
                          <wpg:cNvGrpSpPr/>
                          <wpg:grpSpPr>
                            <a:xfrm>
                              <a:off x="0" y="0"/>
                              <a:ext cx="3612609" cy="692785"/>
                              <a:chOff x="0" y="0"/>
                              <a:chExt cx="3612609" cy="692785"/>
                            </a:xfrm>
                          </wpg:grpSpPr>
                          <wpg:grpSp>
                            <wpg:cNvPr id="298" name="Group 298"/>
                            <wpg:cNvGrpSpPr/>
                            <wpg:grpSpPr>
                              <a:xfrm>
                                <a:off x="0" y="0"/>
                                <a:ext cx="3612609" cy="692785"/>
                                <a:chOff x="0" y="0"/>
                                <a:chExt cx="3612609" cy="692785"/>
                              </a:xfrm>
                            </wpg:grpSpPr>
                            <wpg:grpSp>
                              <wpg:cNvPr id="290" name="Group 290"/>
                              <wpg:cNvGrpSpPr/>
                              <wpg:grpSpPr>
                                <a:xfrm>
                                  <a:off x="0" y="0"/>
                                  <a:ext cx="3612515" cy="692785"/>
                                  <a:chOff x="0" y="-135930"/>
                                  <a:chExt cx="3614990" cy="1694238"/>
                                </a:xfrm>
                              </wpg:grpSpPr>
                              <wps:wsp>
                                <wps:cNvPr id="291" name="Rectangle 291"/>
                                <wps:cNvSpPr/>
                                <wps:spPr>
                                  <a:xfrm>
                                    <a:off x="0" y="0"/>
                                    <a:ext cx="887010" cy="1558308"/>
                                  </a:xfrm>
                                  <a:prstGeom prst="rect">
                                    <a:avLst/>
                                  </a:prstGeom>
                                  <a:solidFill>
                                    <a:srgbClr val="7EBA5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A786ED" w14:textId="316C33C3" w:rsidR="00D95DF4" w:rsidRPr="009B27FC" w:rsidRDefault="00D95DF4" w:rsidP="008F422E">
                                      <w:pPr>
                                        <w:jc w:val="center"/>
                                        <w:rPr>
                                          <w:rFonts w:asciiTheme="majorHAnsi" w:eastAsiaTheme="majorEastAsia" w:hAnsiTheme="majorHAnsi" w:cstheme="majorBidi"/>
                                          <w:b/>
                                          <w:bCs/>
                                          <w:color w:val="FFFFFF" w:themeColor="background1"/>
                                          <w:sz w:val="40"/>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Text Box 292"/>
                                <wps:cNvSpPr txBox="1"/>
                                <wps:spPr>
                                  <a:xfrm>
                                    <a:off x="1003535" y="-135930"/>
                                    <a:ext cx="2568867" cy="16189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F00FAF" w14:textId="63D2A541" w:rsidR="00D95DF4" w:rsidRPr="009A0D29" w:rsidRDefault="00D95DF4" w:rsidP="008F422E">
                                      <w:pPr>
                                        <w:rPr>
                                          <w:color w:val="6D91D1"/>
                                        </w:rPr>
                                      </w:pPr>
                                      <w:r>
                                        <w:rPr>
                                          <w:color w:val="7EBA56"/>
                                        </w:rPr>
                                        <w:t>Git also support a CLI</w:t>
                                      </w:r>
                                      <w:r>
                                        <w:rPr>
                                          <w:color w:val="7EBA56"/>
                                        </w:rPr>
                                        <w:br/>
                                        <w:t xml:space="preserve">For more information: </w:t>
                                      </w:r>
                                      <w:r>
                                        <w:rPr>
                                          <w:color w:val="7EBA56"/>
                                        </w:rPr>
                                        <w:br/>
                                      </w:r>
                                      <w:r w:rsidRPr="009A0D29">
                                        <w:rPr>
                                          <w:color w:val="6D91D1"/>
                                        </w:rPr>
                                        <w:t>https://git-scm.com/downloads</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s:wsp>
                                <wps:cNvPr id="293" name="Rectangle 293"/>
                                <wps:cNvSpPr/>
                                <wps:spPr>
                                  <a:xfrm>
                                    <a:off x="3569248" y="-11"/>
                                    <a:ext cx="45742" cy="733654"/>
                                  </a:xfrm>
                                  <a:prstGeom prst="rect">
                                    <a:avLst/>
                                  </a:prstGeom>
                                  <a:solidFill>
                                    <a:srgbClr val="7EBA5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968165" w14:textId="77777777" w:rsidR="00D95DF4" w:rsidRPr="009B27FC" w:rsidRDefault="00D95DF4" w:rsidP="008F422E">
                                      <w:pPr>
                                        <w:jc w:val="center"/>
                                        <w:rPr>
                                          <w:rFonts w:asciiTheme="majorHAnsi" w:eastAsiaTheme="majorEastAsia" w:hAnsiTheme="majorHAnsi" w:cstheme="majorBidi"/>
                                          <w:b/>
                                          <w:bCs/>
                                          <w:color w:val="FFFFFF" w:themeColor="background1"/>
                                          <w:sz w:val="40"/>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7" name="Rectangle 297"/>
                              <wps:cNvSpPr/>
                              <wps:spPr>
                                <a:xfrm>
                                  <a:off x="3566890" y="347528"/>
                                  <a:ext cx="45719" cy="279945"/>
                                </a:xfrm>
                                <a:prstGeom prst="rect">
                                  <a:avLst/>
                                </a:prstGeom>
                                <a:solidFill>
                                  <a:srgbClr val="6D91D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6FE040" w14:textId="77777777" w:rsidR="00D95DF4" w:rsidRPr="009B27FC" w:rsidRDefault="00D95DF4" w:rsidP="008F422E">
                                    <w:pPr>
                                      <w:jc w:val="center"/>
                                      <w:rPr>
                                        <w:rFonts w:asciiTheme="majorHAnsi" w:eastAsiaTheme="majorEastAsia" w:hAnsiTheme="majorHAnsi" w:cstheme="majorBidi"/>
                                        <w:b/>
                                        <w:bCs/>
                                        <w:color w:val="FFFFFF" w:themeColor="background1"/>
                                        <w:sz w:val="40"/>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 name="Text Box 2"/>
                            <wps:cNvSpPr txBox="1">
                              <a:spLocks noChangeArrowheads="1"/>
                            </wps:cNvSpPr>
                            <wps:spPr bwMode="auto">
                              <a:xfrm>
                                <a:off x="138953" y="0"/>
                                <a:ext cx="594345" cy="536575"/>
                              </a:xfrm>
                              <a:prstGeom prst="rect">
                                <a:avLst/>
                              </a:prstGeom>
                              <a:noFill/>
                              <a:ln w="9525">
                                <a:noFill/>
                                <a:miter lim="800000"/>
                                <a:headEnd/>
                                <a:tailEnd/>
                              </a:ln>
                            </wps:spPr>
                            <wps:txbx>
                              <w:txbxContent>
                                <w:p w14:paraId="06B71599" w14:textId="63AED721" w:rsidR="00D95DF4" w:rsidRPr="008F422E" w:rsidRDefault="00D95DF4" w:rsidP="00B42DBE">
                                  <w:pPr>
                                    <w:jc w:val="center"/>
                                    <w:rPr>
                                      <w:rFonts w:asciiTheme="majorHAnsi" w:eastAsiaTheme="majorEastAsia" w:hAnsiTheme="majorHAnsi" w:cstheme="majorBidi"/>
                                      <w:b/>
                                      <w:bCs/>
                                      <w:color w:val="FFFFFF" w:themeColor="background1"/>
                                      <w:sz w:val="40"/>
                                      <w:szCs w:val="44"/>
                                    </w:rPr>
                                  </w:pPr>
                                  <w:r>
                                    <w:rPr>
                                      <w:rFonts w:asciiTheme="majorHAnsi" w:eastAsiaTheme="majorEastAsia" w:hAnsiTheme="majorHAnsi" w:cstheme="majorBidi"/>
                                      <w:b/>
                                      <w:bCs/>
                                      <w:color w:val="FFFFFF" w:themeColor="background1"/>
                                      <w:sz w:val="40"/>
                                      <w:szCs w:val="44"/>
                                    </w:rPr>
                                    <w:t>MT</w:t>
                                  </w:r>
                                </w:p>
                              </w:txbxContent>
                            </wps:txbx>
                            <wps:bodyPr rot="0" vert="horz" wrap="square" lIns="91440" tIns="45720" rIns="91440" bIns="45720" anchor="t" anchorCtr="0">
                              <a:spAutoFit/>
                            </wps:bodyPr>
                          </wps:wsp>
                        </wpg:grpSp>
                        <wps:wsp>
                          <wps:cNvPr id="4" name="Rectangle 4"/>
                          <wps:cNvSpPr/>
                          <wps:spPr>
                            <a:xfrm>
                              <a:off x="0" y="387723"/>
                              <a:ext cx="886460" cy="314325"/>
                            </a:xfrm>
                            <a:prstGeom prst="rect">
                              <a:avLst/>
                            </a:prstGeom>
                            <a:solidFill>
                              <a:srgbClr val="6D91D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4645CC" w14:textId="77777777" w:rsidR="00D95DF4" w:rsidRPr="009B27FC" w:rsidRDefault="00D95DF4" w:rsidP="0067438F">
                                <w:pPr>
                                  <w:jc w:val="center"/>
                                  <w:rPr>
                                    <w:rFonts w:asciiTheme="majorHAnsi" w:eastAsiaTheme="majorEastAsia" w:hAnsiTheme="majorHAnsi" w:cstheme="majorBidi"/>
                                    <w:b/>
                                    <w:bCs/>
                                    <w:color w:val="FFFFFF" w:themeColor="background1"/>
                                    <w:sz w:val="40"/>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2"/>
                          <wps:cNvSpPr txBox="1">
                            <a:spLocks noChangeArrowheads="1"/>
                          </wps:cNvSpPr>
                          <wps:spPr bwMode="auto">
                            <a:xfrm>
                              <a:off x="138953" y="324970"/>
                              <a:ext cx="594345" cy="536575"/>
                            </a:xfrm>
                            <a:prstGeom prst="rect">
                              <a:avLst/>
                            </a:prstGeom>
                            <a:noFill/>
                            <a:ln w="9525">
                              <a:noFill/>
                              <a:miter lim="800000"/>
                              <a:headEnd/>
                              <a:tailEnd/>
                            </a:ln>
                          </wps:spPr>
                          <wps:txbx>
                            <w:txbxContent>
                              <w:p w14:paraId="4FF05BFB" w14:textId="77777777" w:rsidR="00D95DF4" w:rsidRPr="008F422E" w:rsidRDefault="00D95DF4" w:rsidP="0067438F">
                                <w:pPr>
                                  <w:jc w:val="center"/>
                                  <w:rPr>
                                    <w:rFonts w:asciiTheme="majorHAnsi" w:eastAsiaTheme="majorEastAsia" w:hAnsiTheme="majorHAnsi" w:cstheme="majorBidi"/>
                                    <w:b/>
                                    <w:bCs/>
                                    <w:color w:val="FFFFFF" w:themeColor="background1"/>
                                    <w:sz w:val="40"/>
                                    <w:szCs w:val="44"/>
                                  </w:rPr>
                                </w:pPr>
                                <w:r>
                                  <w:rPr>
                                    <w:rFonts w:asciiTheme="majorHAnsi" w:eastAsiaTheme="majorEastAsia" w:hAnsiTheme="majorHAnsi" w:cstheme="majorBidi"/>
                                    <w:b/>
                                    <w:bCs/>
                                    <w:color w:val="FFFFFF" w:themeColor="background1"/>
                                    <w:sz w:val="40"/>
                                    <w:szCs w:val="44"/>
                                  </w:rPr>
                                  <w:t>EE</w:t>
                                </w:r>
                              </w:p>
                            </w:txbxContent>
                          </wps:txbx>
                          <wps:bodyPr rot="0" vert="horz" wrap="square" lIns="91440" tIns="45720" rIns="91440" bIns="45720" anchor="t" anchorCtr="0">
                            <a:spAutoFit/>
                          </wps:bodyP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DF148CC" id="Group 26" o:spid="_x0000_s1039" style="position:absolute;margin-left:205.9pt;margin-top:17.75pt;width:284.45pt;height:67.85pt;z-index:251679744" coordsize="36126,8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">
                  <v:group id="Group 25" o:spid="_x0000_s1040" style="position:absolute;width:36126;height:6927" coordsize="36126,6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298" o:spid="_x0000_s1041" style="position:absolute;width:36126;height:6927" coordsize="36126,6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group id="Group 290" o:spid="_x0000_s1042" style="position:absolute;width:36125;height:6927" coordorigin=",-1359" coordsize="36149,1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rect id="Rectangle 291" o:spid="_x0000_s1043" style="position:absolute;width:8870;height:15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" fillcolor="#7eba56" stroked="f" strokeweight="1pt">
                          <v:textbox>
                            <w:txbxContent>
                              <w:p w14:paraId="6AA786ED" w14:textId="316C33C3" w:rsidR="00D95DF4" w:rsidRPr="009B27FC" w:rsidRDefault="00D95DF4" w:rsidP="008F422E">
                                <w:pPr>
                                  <w:jc w:val="center"/>
                                  <w:rPr>
                                    <w:rFonts w:asciiTheme="majorHAnsi" w:eastAsiaTheme="majorEastAsia" w:hAnsiTheme="majorHAnsi" w:cstheme="majorBidi"/>
                                    <w:b/>
                                    <w:bCs/>
                                    <w:color w:val="FFFFFF" w:themeColor="background1"/>
                                    <w:sz w:val="40"/>
                                    <w:szCs w:val="44"/>
                                  </w:rPr>
                                </w:pPr>
                              </w:p>
                            </w:txbxContent>
                          </v:textbox>
                        </v:rect>
                        <v:shape id="Text Box 292" o:spid="_x0000_s1044" type="#_x0000_t202" style="position:absolute;left:10035;top:-1359;width:25689;height:16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" filled="f" stroked="f" strokeweight=".5pt">
                          <v:textbox inset=",7.2pt,,0">
                            <w:txbxContent>
                              <w:p w14:paraId="37F00FAF" w14:textId="63D2A541" w:rsidR="00D95DF4" w:rsidRPr="009A0D29" w:rsidRDefault="00D95DF4" w:rsidP="008F422E">
                                <w:pPr>
                                  <w:rPr>
                                    <w:color w:val="6D91D1"/>
                                  </w:rPr>
                                </w:pPr>
                                <w:r>
                                  <w:rPr>
                                    <w:color w:val="7EBA56"/>
                                  </w:rPr>
                                  <w:t>Git also support a CLI</w:t>
                                </w:r>
                                <w:r>
                                  <w:rPr>
                                    <w:color w:val="7EBA56"/>
                                  </w:rPr>
                                  <w:br/>
                                  <w:t xml:space="preserve">For more information: </w:t>
                                </w:r>
                                <w:r>
                                  <w:rPr>
                                    <w:color w:val="7EBA56"/>
                                  </w:rPr>
                                  <w:br/>
                                </w:r>
                                <w:r w:rsidRPr="009A0D29">
                                  <w:rPr>
                                    <w:color w:val="6D91D1"/>
                                  </w:rPr>
                                  <w:t>https://git-scm.com/downloads</w:t>
                                </w:r>
                              </w:p>
                            </w:txbxContent>
                          </v:textbox>
                        </v:shape>
                        <v:rect id="Rectangle 293" o:spid="_x0000_s1045" style="position:absolute;left:35692;width:457;height:7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" fillcolor="#7eba56" stroked="f" strokeweight="1pt">
                          <v:textbox>
                            <w:txbxContent>
                              <w:p w14:paraId="0F968165" w14:textId="77777777" w:rsidR="00D95DF4" w:rsidRPr="009B27FC" w:rsidRDefault="00D95DF4" w:rsidP="008F422E">
                                <w:pPr>
                                  <w:jc w:val="center"/>
                                  <w:rPr>
                                    <w:rFonts w:asciiTheme="majorHAnsi" w:eastAsiaTheme="majorEastAsia" w:hAnsiTheme="majorHAnsi" w:cstheme="majorBidi"/>
                                    <w:b/>
                                    <w:bCs/>
                                    <w:color w:val="FFFFFF" w:themeColor="background1"/>
                                    <w:sz w:val="40"/>
                                    <w:szCs w:val="44"/>
                                  </w:rPr>
                                </w:pPr>
                              </w:p>
                            </w:txbxContent>
                          </v:textbox>
                        </v:rect>
                      </v:group>
                      <v:rect id="Rectangle 297" o:spid="_x0000_s1046" style="position:absolute;left:35668;top:3475;width:458;height:2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" fillcolor="#6d91d1" stroked="f" strokeweight="1pt">
                        <v:textbox>
                          <w:txbxContent>
                            <w:p w14:paraId="596FE040" w14:textId="77777777" w:rsidR="00D95DF4" w:rsidRPr="009B27FC" w:rsidRDefault="00D95DF4" w:rsidP="008F422E">
                              <w:pPr>
                                <w:jc w:val="center"/>
                                <w:rPr>
                                  <w:rFonts w:asciiTheme="majorHAnsi" w:eastAsiaTheme="majorEastAsia" w:hAnsiTheme="majorHAnsi" w:cstheme="majorBidi"/>
                                  <w:b/>
                                  <w:bCs/>
                                  <w:color w:val="FFFFFF" w:themeColor="background1"/>
                                  <w:sz w:val="40"/>
                                  <w:szCs w:val="44"/>
                                </w:rPr>
                              </w:pPr>
                            </w:p>
                          </w:txbxContent>
                        </v:textbox>
                      </v:rect>
                    </v:group>
                    <v:shape id="_x0000_s1047" type="#_x0000_t202" style="position:absolute;left:1389;width:5943;height:5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06B71599" w14:textId="63AED721" w:rsidR="00D95DF4" w:rsidRPr="008F422E" w:rsidRDefault="00D95DF4" w:rsidP="00B42DBE">
                            <w:pPr>
                              <w:jc w:val="center"/>
                              <w:rPr>
                                <w:rFonts w:asciiTheme="majorHAnsi" w:eastAsiaTheme="majorEastAsia" w:hAnsiTheme="majorHAnsi" w:cstheme="majorBidi"/>
                                <w:b/>
                                <w:bCs/>
                                <w:color w:val="FFFFFF" w:themeColor="background1"/>
                                <w:sz w:val="40"/>
                                <w:szCs w:val="44"/>
                              </w:rPr>
                            </w:pPr>
                            <w:r>
                              <w:rPr>
                                <w:rFonts w:asciiTheme="majorHAnsi" w:eastAsiaTheme="majorEastAsia" w:hAnsiTheme="majorHAnsi" w:cstheme="majorBidi"/>
                                <w:b/>
                                <w:bCs/>
                                <w:color w:val="FFFFFF" w:themeColor="background1"/>
                                <w:sz w:val="40"/>
                                <w:szCs w:val="44"/>
                              </w:rPr>
                              <w:t>MT</w:t>
                            </w:r>
                          </w:p>
                        </w:txbxContent>
                      </v:textbox>
                    </v:shape>
                  </v:group>
                  <v:rect id="Rectangle 4" o:spid="_x0000_s1048" style="position:absolute;top:3877;width:886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" fillcolor="#6d91d1" stroked="f" strokeweight="1pt">
                    <v:textbox>
                      <w:txbxContent>
                        <w:p w14:paraId="114645CC" w14:textId="77777777" w:rsidR="00D95DF4" w:rsidRPr="009B27FC" w:rsidRDefault="00D95DF4" w:rsidP="0067438F">
                          <w:pPr>
                            <w:jc w:val="center"/>
                            <w:rPr>
                              <w:rFonts w:asciiTheme="majorHAnsi" w:eastAsiaTheme="majorEastAsia" w:hAnsiTheme="majorHAnsi" w:cstheme="majorBidi"/>
                              <w:b/>
                              <w:bCs/>
                              <w:color w:val="FFFFFF" w:themeColor="background1"/>
                              <w:sz w:val="40"/>
                              <w:szCs w:val="44"/>
                            </w:rPr>
                          </w:pPr>
                        </w:p>
                      </w:txbxContent>
                    </v:textbox>
                  </v:rect>
                  <v:shape id="_x0000_s1049" type="#_x0000_t202" style="position:absolute;left:1389;top:3249;width:5943;height:5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14:paraId="4FF05BFB" w14:textId="77777777" w:rsidR="00D95DF4" w:rsidRPr="008F422E" w:rsidRDefault="00D95DF4" w:rsidP="0067438F">
                          <w:pPr>
                            <w:jc w:val="center"/>
                            <w:rPr>
                              <w:rFonts w:asciiTheme="majorHAnsi" w:eastAsiaTheme="majorEastAsia" w:hAnsiTheme="majorHAnsi" w:cstheme="majorBidi"/>
                              <w:b/>
                              <w:bCs/>
                              <w:color w:val="FFFFFF" w:themeColor="background1"/>
                              <w:sz w:val="40"/>
                              <w:szCs w:val="44"/>
                            </w:rPr>
                          </w:pPr>
                          <w:r>
                            <w:rPr>
                              <w:rFonts w:asciiTheme="majorHAnsi" w:eastAsiaTheme="majorEastAsia" w:hAnsiTheme="majorHAnsi" w:cstheme="majorBidi"/>
                              <w:b/>
                              <w:bCs/>
                              <w:color w:val="FFFFFF" w:themeColor="background1"/>
                              <w:sz w:val="40"/>
                              <w:szCs w:val="44"/>
                            </w:rPr>
                            <w:t>EE</w:t>
                          </w:r>
                        </w:p>
                      </w:txbxContent>
                    </v:textbox>
                  </v:shape>
                </v:group>
              </w:pict>
            </mc:Fallback>
          </mc:AlternateContent>
        </w:r>
      </w:del>
    </w:p>
    <w:p w14:paraId="65A532C5" w14:textId="12FA5F99" w:rsidR="0067438F" w:rsidRPr="0067438F" w:rsidDel="009D6259" w:rsidRDefault="0067438F" w:rsidP="0067438F">
      <w:pPr>
        <w:rPr>
          <w:del w:id="624" w:author="Kristian Snel [2]" w:date="2020-12-23T10:21:00Z"/>
        </w:rPr>
      </w:pPr>
    </w:p>
    <w:p w14:paraId="39174342" w14:textId="4EB93CAF" w:rsidR="00497C6A" w:rsidDel="006938B9" w:rsidRDefault="00BA4EAB" w:rsidP="00A92884">
      <w:pPr>
        <w:pStyle w:val="Heading3"/>
        <w:rPr>
          <w:del w:id="625" w:author="Kristian Snel [2]" w:date="2020-12-23T10:19:00Z"/>
        </w:rPr>
      </w:pPr>
      <w:bookmarkStart w:id="626" w:name="_Toc58443185"/>
      <w:del w:id="627" w:author="Kristian Snel [2]" w:date="2020-12-23T10:19:00Z">
        <w:r w:rsidRPr="00D41B44" w:rsidDel="006938B9">
          <w:delText>Installation</w:delText>
        </w:r>
        <w:bookmarkEnd w:id="626"/>
      </w:del>
    </w:p>
    <w:p w14:paraId="2A889A25" w14:textId="2EF33559" w:rsidR="00A92884" w:rsidRPr="00A92884" w:rsidDel="006938B9" w:rsidRDefault="00A92884" w:rsidP="00A92884">
      <w:pPr>
        <w:rPr>
          <w:del w:id="628" w:author="Kristian Snel [2]" w:date="2020-12-23T10:19:00Z"/>
        </w:rPr>
      </w:pPr>
    </w:p>
    <w:p w14:paraId="578BF859" w14:textId="0829A8EE" w:rsidR="008F422E" w:rsidDel="006938B9" w:rsidRDefault="008F422E" w:rsidP="004B47C5">
      <w:pPr>
        <w:rPr>
          <w:del w:id="629" w:author="Kristian Snel [2]" w:date="2020-12-23T10:19:00Z"/>
        </w:rPr>
      </w:pPr>
      <w:del w:id="630" w:author="Kristian Snel [2]" w:date="2020-12-23T10:19:00Z">
        <w:r w:rsidRPr="008F422E" w:rsidDel="006938B9">
          <w:delText>Git supports a gr</w:delText>
        </w:r>
        <w:r w:rsidDel="006938B9">
          <w:delText>eat variety of Desktop clients</w:delText>
        </w:r>
        <w:r w:rsidR="00A92884" w:rsidDel="006938B9">
          <w:delText>. One of the most popular interfaces is Github Desktop.</w:delText>
        </w:r>
      </w:del>
    </w:p>
    <w:p w14:paraId="5A456E41" w14:textId="434A017B" w:rsidR="00F95F7B" w:rsidDel="006938B9" w:rsidRDefault="00A92884" w:rsidP="00F95F7B">
      <w:pPr>
        <w:rPr>
          <w:del w:id="631" w:author="Kristian Snel [2]" w:date="2020-12-23T10:19:00Z"/>
          <w:moveTo w:id="632" w:author="Kristian Snel" w:date="2020-12-09T21:01:00Z"/>
        </w:rPr>
      </w:pPr>
      <w:del w:id="633" w:author="Kristian Snel [2]" w:date="2020-12-23T10:19:00Z">
        <w:r w:rsidDel="006938B9">
          <w:delText xml:space="preserve">Github </w:delText>
        </w:r>
        <w:r w:rsidR="00EF136B" w:rsidDel="006938B9">
          <w:delText>D</w:delText>
        </w:r>
        <w:r w:rsidDel="006938B9">
          <w:delText xml:space="preserve">esktop can be downloaded using this link: </w:delText>
        </w:r>
        <w:r w:rsidR="00741900" w:rsidDel="006938B9">
          <w:fldChar w:fldCharType="begin"/>
        </w:r>
        <w:r w:rsidR="00741900" w:rsidDel="006938B9">
          <w:delInstrText xml:space="preserve"> HYPERLINK "https://desktop.github.com/" </w:delInstrText>
        </w:r>
        <w:r w:rsidR="00741900" w:rsidDel="006938B9">
          <w:fldChar w:fldCharType="separate"/>
        </w:r>
        <w:r w:rsidR="008F422E" w:rsidRPr="008F422E" w:rsidDel="006938B9">
          <w:rPr>
            <w:rStyle w:val="Hyperlink"/>
          </w:rPr>
          <w:delText>https://desktop.github.com/</w:delText>
        </w:r>
        <w:r w:rsidR="00741900" w:rsidDel="006938B9">
          <w:rPr>
            <w:rStyle w:val="Hyperlink"/>
          </w:rPr>
          <w:fldChar w:fldCharType="end"/>
        </w:r>
      </w:del>
      <w:moveToRangeStart w:id="634" w:author="Kristian Snel" w:date="2020-12-09T21:01:00Z" w:name="move58440096"/>
    </w:p>
    <w:p w14:paraId="34A3A595" w14:textId="41113C1D" w:rsidR="00F95F7B" w:rsidDel="006938B9" w:rsidRDefault="00F95F7B" w:rsidP="00F95F7B">
      <w:pPr>
        <w:rPr>
          <w:del w:id="635" w:author="Kristian Snel [2]" w:date="2020-12-23T10:19:00Z"/>
          <w:moveTo w:id="636" w:author="Kristian Snel" w:date="2020-12-09T21:01:00Z"/>
        </w:rPr>
      </w:pPr>
      <w:moveTo w:id="637" w:author="Kristian Snel" w:date="2020-12-09T21:01:00Z">
        <w:del w:id="638" w:author="Kristian Snel [2]" w:date="2020-12-23T10:19:00Z">
          <w:r w:rsidDel="006938B9">
            <w:delText xml:space="preserve">For full details on how to install Github Desktop please refer to Appendix </w:delText>
          </w:r>
          <w:r w:rsidDel="006938B9">
            <w:fldChar w:fldCharType="begin"/>
          </w:r>
          <w:r w:rsidDel="006938B9">
            <w:delInstrText xml:space="preserve"> REF _Ref57450053 \h </w:delInstrText>
          </w:r>
        </w:del>
      </w:moveTo>
      <w:del w:id="639" w:author="Kristian Snel [2]" w:date="2020-12-23T10:19:00Z"/>
      <w:moveTo w:id="640" w:author="Kristian Snel" w:date="2020-12-09T21:01:00Z">
        <w:del w:id="641" w:author="Kristian Snel [2]" w:date="2020-12-23T10:19:00Z">
          <w:r w:rsidDel="006938B9">
            <w:fldChar w:fldCharType="separate"/>
          </w:r>
        </w:del>
      </w:moveTo>
      <w:ins w:id="642" w:author="Kristian Snel" w:date="2020-12-09T21:52:00Z">
        <w:del w:id="643" w:author="Kristian Snel [2]" w:date="2020-12-23T10:19:00Z">
          <w:r w:rsidR="00B6292F" w:rsidDel="006938B9">
            <w:delText>A. Installation</w:delText>
          </w:r>
        </w:del>
      </w:ins>
      <w:moveTo w:id="644" w:author="Kristian Snel" w:date="2020-12-09T21:01:00Z">
        <w:del w:id="645" w:author="Kristian Snel [2]" w:date="2020-12-23T10:19:00Z">
          <w:r w:rsidDel="006938B9">
            <w:fldChar w:fldCharType="end"/>
          </w:r>
          <w:r w:rsidDel="006938B9">
            <w:delText>.</w:delText>
          </w:r>
        </w:del>
      </w:moveTo>
    </w:p>
    <w:moveToRangeEnd w:id="634"/>
    <w:p w14:paraId="0C7C5218" w14:textId="4D3C044B" w:rsidR="007A0B8F" w:rsidRPr="00771547" w:rsidDel="006938B9" w:rsidRDefault="007A0B8F" w:rsidP="004B47C5">
      <w:pPr>
        <w:rPr>
          <w:del w:id="646" w:author="Kristian Snel [2]" w:date="2020-12-23T10:19:00Z"/>
          <w:color w:val="0563C1" w:themeColor="hyperlink"/>
          <w:u w:val="single"/>
        </w:rPr>
      </w:pPr>
    </w:p>
    <w:p w14:paraId="1BFFC41E" w14:textId="0EBE5F19" w:rsidR="007A0B8F" w:rsidDel="006938B9" w:rsidRDefault="007A0B8F">
      <w:pPr>
        <w:rPr>
          <w:del w:id="647" w:author="Kristian Snel [2]" w:date="2020-12-23T10:19:00Z"/>
        </w:rPr>
      </w:pPr>
      <w:ins w:id="648" w:author="Kristian Snel" w:date="2020-12-09T21:00:00Z">
        <w:del w:id="649" w:author="Kristian Snel [2]" w:date="2020-12-23T10:19:00Z">
          <w:r w:rsidDel="006938B9">
            <w:delText>After downloading the software create a GitHub a</w:delText>
          </w:r>
        </w:del>
      </w:ins>
      <w:ins w:id="650" w:author="Kristian Snel" w:date="2020-12-09T21:01:00Z">
        <w:del w:id="651" w:author="Kristian Snel [2]" w:date="2020-12-23T10:19:00Z">
          <w:r w:rsidDel="006938B9">
            <w:delText xml:space="preserve">ccount at </w:delText>
          </w:r>
          <w:r w:rsidDel="006938B9">
            <w:fldChar w:fldCharType="begin"/>
          </w:r>
          <w:r w:rsidDel="006938B9">
            <w:delInstrText xml:space="preserve"> HYPERLINK "</w:delInstrText>
          </w:r>
          <w:r w:rsidRPr="007A0B8F" w:rsidDel="006938B9">
            <w:delInstrText>https://github.com/join?source=login</w:delInstrText>
          </w:r>
          <w:r w:rsidDel="006938B9">
            <w:delInstrText xml:space="preserve">" </w:delInstrText>
          </w:r>
          <w:r w:rsidDel="006938B9">
            <w:fldChar w:fldCharType="separate"/>
          </w:r>
          <w:r w:rsidRPr="00F07479" w:rsidDel="006938B9">
            <w:rPr>
              <w:rStyle w:val="Hyperlink"/>
            </w:rPr>
            <w:delText>https://github.com/join?source=login</w:delText>
          </w:r>
          <w:r w:rsidDel="006938B9">
            <w:fldChar w:fldCharType="end"/>
          </w:r>
        </w:del>
      </w:ins>
      <w:moveFromRangeStart w:id="652" w:author="Kristian Snel" w:date="2020-12-09T21:01:00Z" w:name="move58440096"/>
      <w:moveFrom w:id="653" w:author="Kristian Snel" w:date="2020-12-09T21:01:00Z">
        <w:del w:id="654" w:author="Kristian Snel [2]" w:date="2020-12-23T10:19:00Z">
          <w:r w:rsidR="00771547" w:rsidDel="006938B9">
            <w:delText xml:space="preserve">For full details on how to install Github Desktop please refer to Appendix </w:delText>
          </w:r>
          <w:r w:rsidR="0053435F" w:rsidDel="006938B9">
            <w:fldChar w:fldCharType="begin"/>
          </w:r>
          <w:r w:rsidR="0053435F" w:rsidDel="006938B9">
            <w:delInstrText xml:space="preserve"> REF _Ref57450053 \h </w:delInstrText>
          </w:r>
        </w:del>
      </w:moveFrom>
      <w:del w:id="655" w:author="Kristian Snel [2]" w:date="2020-12-23T10:19:00Z"/>
      <w:moveFrom w:id="656" w:author="Kristian Snel" w:date="2020-12-09T21:01:00Z">
        <w:del w:id="657" w:author="Kristian Snel [2]" w:date="2020-12-23T10:19:00Z">
          <w:r w:rsidR="0053435F" w:rsidDel="006938B9">
            <w:fldChar w:fldCharType="separate"/>
          </w:r>
          <w:r w:rsidR="006C45A1" w:rsidDel="006938B9">
            <w:delText>A. Installation</w:delText>
          </w:r>
          <w:r w:rsidR="0053435F" w:rsidDel="006938B9">
            <w:fldChar w:fldCharType="end"/>
          </w:r>
          <w:r w:rsidR="000552F1" w:rsidDel="006938B9">
            <w:delText>.</w:delText>
          </w:r>
        </w:del>
      </w:moveFrom>
      <w:moveFromRangeEnd w:id="652"/>
    </w:p>
    <w:p w14:paraId="035040CD" w14:textId="60A55694" w:rsidR="008A029C" w:rsidDel="009D6259" w:rsidRDefault="007C1F93" w:rsidP="006036DE">
      <w:pPr>
        <w:pStyle w:val="Heading3"/>
        <w:rPr>
          <w:ins w:id="658" w:author="Kristian Snel" w:date="2020-12-09T21:14:00Z"/>
          <w:del w:id="659" w:author="Kristian Snel [2]" w:date="2020-12-23T10:21:00Z"/>
        </w:rPr>
      </w:pPr>
      <w:bookmarkStart w:id="660" w:name="_Toc58443186"/>
      <w:del w:id="661" w:author="Kristian Snel [2]" w:date="2020-12-23T10:21:00Z">
        <w:r w:rsidDel="009D6259">
          <w:delText xml:space="preserve">Setting up </w:delText>
        </w:r>
        <w:r w:rsidR="002B162A" w:rsidDel="009D6259">
          <w:delText xml:space="preserve">a test </w:delText>
        </w:r>
        <w:r w:rsidDel="009D6259">
          <w:delText>project</w:delText>
        </w:r>
        <w:bookmarkEnd w:id="660"/>
        <w:r w:rsidR="006036DE" w:rsidDel="009D6259">
          <w:delText xml:space="preserve"> </w:delText>
        </w:r>
      </w:del>
    </w:p>
    <w:p w14:paraId="6F69B681" w14:textId="41F76048" w:rsidR="00C34E1C" w:rsidRPr="00C34E1C" w:rsidDel="009D6259" w:rsidRDefault="00C34E1C">
      <w:pPr>
        <w:rPr>
          <w:del w:id="662" w:author="Kristian Snel [2]" w:date="2020-12-23T10:21:00Z"/>
        </w:rPr>
        <w:pPrChange w:id="663" w:author="Kristian Snel" w:date="2020-12-09T21:14:00Z">
          <w:pPr>
            <w:pStyle w:val="Heading3"/>
          </w:pPr>
        </w:pPrChange>
      </w:pPr>
    </w:p>
    <w:p w14:paraId="56035194" w14:textId="7EEDE3A5" w:rsidR="009E3C3D" w:rsidDel="009D6259" w:rsidRDefault="002B162A" w:rsidP="003432BE">
      <w:pPr>
        <w:rPr>
          <w:del w:id="664" w:author="Kristian Snel [2]" w:date="2020-12-23T10:21:00Z"/>
        </w:rPr>
      </w:pPr>
      <w:del w:id="665" w:author="Kristian Snel [2]" w:date="2020-12-23T10:21:00Z">
        <w:r w:rsidDel="009D6259">
          <w:rPr>
            <w:noProof/>
            <w:lang w:val="en-GB" w:eastAsia="en-GB"/>
          </w:rPr>
          <w:drawing>
            <wp:inline distT="0" distB="0" distL="0" distR="0" wp14:anchorId="73B0C3A9" wp14:editId="422FD88A">
              <wp:extent cx="4114800" cy="631831"/>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4800" cy="631831"/>
                      </a:xfrm>
                      <a:prstGeom prst="rect">
                        <a:avLst/>
                      </a:prstGeom>
                    </pic:spPr>
                  </pic:pic>
                </a:graphicData>
              </a:graphic>
            </wp:inline>
          </w:drawing>
        </w:r>
      </w:del>
    </w:p>
    <w:p w14:paraId="05B9CA0B" w14:textId="665AE2EE" w:rsidR="0085317F" w:rsidDel="009D6259" w:rsidRDefault="0085317F">
      <w:pPr>
        <w:rPr>
          <w:del w:id="666" w:author="Kristian Snel [2]" w:date="2020-12-23T10:21:00Z"/>
        </w:rPr>
      </w:pPr>
    </w:p>
    <w:p w14:paraId="44166CCB" w14:textId="4690BE99" w:rsidR="00E02B5E" w:rsidDel="009D6259" w:rsidRDefault="00E02B5E">
      <w:pPr>
        <w:rPr>
          <w:del w:id="667" w:author="Kristian Snel [2]" w:date="2020-12-23T10:21:00Z"/>
          <w:rFonts w:asciiTheme="majorHAnsi" w:eastAsiaTheme="majorEastAsia" w:hAnsiTheme="majorHAnsi" w:cstheme="majorBidi"/>
          <w:color w:val="833C0B" w:themeColor="accent2" w:themeShade="80"/>
          <w:sz w:val="24"/>
          <w:szCs w:val="24"/>
        </w:rPr>
      </w:pPr>
      <w:del w:id="668" w:author="Kristian Snel [2]" w:date="2020-12-23T10:21:00Z">
        <w:r w:rsidDel="009D6259">
          <w:br w:type="page"/>
        </w:r>
      </w:del>
    </w:p>
    <w:p w14:paraId="3839563C" w14:textId="6435D2E6" w:rsidR="009E3C3D" w:rsidDel="0001748A" w:rsidRDefault="009E3C3D">
      <w:pPr>
        <w:pStyle w:val="Heading2"/>
        <w:rPr>
          <w:del w:id="669" w:author="Kristian Snel [2]" w:date="2020-12-23T10:28:00Z"/>
          <w:moveFrom w:id="670" w:author="Kristian Snel [2]" w:date="2020-12-23T10:21:00Z"/>
        </w:rPr>
        <w:pPrChange w:id="671" w:author="Kristian Snel" w:date="2020-12-09T21:14:00Z">
          <w:pPr>
            <w:pStyle w:val="Heading3"/>
          </w:pPr>
        </w:pPrChange>
      </w:pPr>
      <w:bookmarkStart w:id="672" w:name="_Toc58443187"/>
      <w:moveFromRangeStart w:id="673" w:author="Kristian Snel [2]" w:date="2020-12-23T10:21:00Z" w:name="move59611325"/>
      <w:moveFrom w:id="674" w:author="Kristian Snel [2]" w:date="2020-12-23T10:21:00Z">
        <w:del w:id="675" w:author="Kristian Snel [2]" w:date="2020-12-23T10:28:00Z">
          <w:r w:rsidDel="0001748A">
            <w:delText>Cloning an existing repository</w:delText>
          </w:r>
          <w:bookmarkEnd w:id="672"/>
        </w:del>
      </w:moveFrom>
    </w:p>
    <w:p w14:paraId="76DFAE75" w14:textId="451B5054" w:rsidR="008A029C" w:rsidRPr="008A029C" w:rsidDel="0001748A" w:rsidRDefault="00E02B5E" w:rsidP="008A029C">
      <w:pPr>
        <w:rPr>
          <w:del w:id="676" w:author="Kristian Snel [2]" w:date="2020-12-23T10:28:00Z"/>
          <w:moveFrom w:id="677" w:author="Kristian Snel [2]" w:date="2020-12-23T10:21:00Z"/>
        </w:rPr>
      </w:pPr>
      <w:moveFrom w:id="678" w:author="Kristian Snel [2]" w:date="2020-12-23T10:21:00Z">
        <w:del w:id="679" w:author="Kristian Snel [2]" w:date="2020-12-23T10:28:00Z">
          <w:r w:rsidDel="0001748A">
            <w:delText>To continue working on a project but create a copy of your own you may consider cloning an existing repository.</w:delText>
          </w:r>
          <w:r w:rsidR="00405DA6" w:rsidDel="0001748A">
            <w:delText xml:space="preserve"> To clone an existing </w:delText>
          </w:r>
          <w:r w:rsidR="00D10439" w:rsidDel="0001748A">
            <w:delText>repository,</w:delText>
          </w:r>
          <w:r w:rsidR="00405DA6" w:rsidDel="0001748A">
            <w:delText xml:space="preserve"> press the following button after installing the software.</w:delText>
          </w:r>
        </w:del>
      </w:moveFrom>
    </w:p>
    <w:p w14:paraId="24189FD7" w14:textId="53AB5510" w:rsidR="007C5FEE" w:rsidDel="0001748A" w:rsidRDefault="009E3C3D" w:rsidP="003432BE">
      <w:pPr>
        <w:rPr>
          <w:del w:id="680" w:author="Kristian Snel [2]" w:date="2020-12-23T10:28:00Z"/>
          <w:moveFrom w:id="681" w:author="Kristian Snel [2]" w:date="2020-12-23T10:21:00Z"/>
        </w:rPr>
      </w:pPr>
      <w:moveFrom w:id="682" w:author="Kristian Snel [2]" w:date="2020-12-23T10:21:00Z">
        <w:del w:id="683" w:author="Kristian Snel [2]" w:date="2020-12-23T10:28:00Z">
          <w:r w:rsidDel="0001748A">
            <w:rPr>
              <w:noProof/>
              <w:lang w:val="en-GB" w:eastAsia="en-GB"/>
            </w:rPr>
            <w:drawing>
              <wp:inline distT="0" distB="0" distL="0" distR="0" wp14:anchorId="57EE6879" wp14:editId="3C1493D5">
                <wp:extent cx="4114800" cy="63850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4800" cy="638503"/>
                        </a:xfrm>
                        <a:prstGeom prst="rect">
                          <a:avLst/>
                        </a:prstGeom>
                      </pic:spPr>
                    </pic:pic>
                  </a:graphicData>
                </a:graphic>
              </wp:inline>
            </w:drawing>
          </w:r>
        </w:del>
      </w:moveFrom>
    </w:p>
    <w:p w14:paraId="5BFA1080" w14:textId="672CE208" w:rsidR="00405DA6" w:rsidDel="0001748A" w:rsidRDefault="00405DA6" w:rsidP="003432BE">
      <w:pPr>
        <w:rPr>
          <w:del w:id="684" w:author="Kristian Snel [2]" w:date="2020-12-23T10:28:00Z"/>
          <w:moveFrom w:id="685" w:author="Kristian Snel [2]" w:date="2020-12-23T10:21:00Z"/>
        </w:rPr>
      </w:pPr>
      <w:moveFrom w:id="686" w:author="Kristian Snel [2]" w:date="2020-12-23T10:21:00Z">
        <w:del w:id="687" w:author="Kristian Snel [2]" w:date="2020-12-23T10:28:00Z">
          <w:r w:rsidRPr="00405DA6" w:rsidDel="0001748A">
            <w:rPr>
              <w:noProof/>
              <w:lang w:val="en-GB" w:eastAsia="en-GB"/>
            </w:rPr>
            <w:drawing>
              <wp:anchor distT="0" distB="0" distL="114300" distR="114300" simplePos="0" relativeHeight="251680768" behindDoc="0" locked="0" layoutInCell="1" allowOverlap="1" wp14:anchorId="03CA0A65" wp14:editId="14522E8F">
                <wp:simplePos x="0" y="0"/>
                <wp:positionH relativeFrom="column">
                  <wp:posOffset>2640965</wp:posOffset>
                </wp:positionH>
                <wp:positionV relativeFrom="paragraph">
                  <wp:posOffset>5715</wp:posOffset>
                </wp:positionV>
                <wp:extent cx="346710" cy="181610"/>
                <wp:effectExtent l="0" t="0" r="0" b="8890"/>
                <wp:wrapNone/>
                <wp:docPr id="5" name="Picture 5"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296" t="54537" r="60269" b="20423"/>
                        <a:stretch/>
                      </pic:blipFill>
                      <pic:spPr bwMode="auto">
                        <a:xfrm>
                          <a:off x="0" y="0"/>
                          <a:ext cx="346710" cy="181610"/>
                        </a:xfrm>
                        <a:prstGeom prst="rect">
                          <a:avLst/>
                        </a:prstGeom>
                        <a:noFill/>
                        <a:ln>
                          <a:noFill/>
                        </a:ln>
                        <a:extLst>
                          <a:ext uri="{53640926-AAD7-44D8-BBD7-CCE9431645EC}">
                            <a14:shadowObscured xmlns:a14="http://schemas.microsoft.com/office/drawing/2010/main"/>
                          </a:ext>
                        </a:extLst>
                      </pic:spPr>
                    </pic:pic>
                  </a:graphicData>
                </a:graphic>
              </wp:anchor>
            </w:drawing>
          </w:r>
          <w:r w:rsidRPr="00405DA6" w:rsidDel="0001748A">
            <w:rPr>
              <w:noProof/>
              <w:lang w:val="en-GB" w:eastAsia="en-GB"/>
            </w:rPr>
            <w:drawing>
              <wp:anchor distT="0" distB="0" distL="114300" distR="114300" simplePos="0" relativeHeight="251681792" behindDoc="0" locked="0" layoutInCell="1" allowOverlap="1" wp14:anchorId="7309CD67" wp14:editId="54DBEE4F">
                <wp:simplePos x="0" y="0"/>
                <wp:positionH relativeFrom="column">
                  <wp:posOffset>3064510</wp:posOffset>
                </wp:positionH>
                <wp:positionV relativeFrom="paragraph">
                  <wp:posOffset>5849</wp:posOffset>
                </wp:positionV>
                <wp:extent cx="457200" cy="181610"/>
                <wp:effectExtent l="0" t="0" r="0" b="8890"/>
                <wp:wrapNone/>
                <wp:docPr id="12" name="Picture 12"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2145" t="54537" r="7629" b="20423"/>
                        <a:stretch/>
                      </pic:blipFill>
                      <pic:spPr bwMode="auto">
                        <a:xfrm>
                          <a:off x="0" y="0"/>
                          <a:ext cx="457200" cy="181610"/>
                        </a:xfrm>
                        <a:prstGeom prst="rect">
                          <a:avLst/>
                        </a:prstGeom>
                        <a:noFill/>
                        <a:ln>
                          <a:noFill/>
                        </a:ln>
                        <a:extLst>
                          <a:ext uri="{53640926-AAD7-44D8-BBD7-CCE9431645EC}">
                            <a14:shadowObscured xmlns:a14="http://schemas.microsoft.com/office/drawing/2010/main"/>
                          </a:ext>
                        </a:extLst>
                      </pic:spPr>
                    </pic:pic>
                  </a:graphicData>
                </a:graphic>
              </wp:anchor>
            </w:drawing>
          </w:r>
          <w:r w:rsidDel="0001748A">
            <w:delText xml:space="preserve">Or this button under File </w:delText>
          </w:r>
          <w:r w:rsidDel="0001748A">
            <w:sym w:font="Wingdings" w:char="F0E0"/>
          </w:r>
          <w:r w:rsidDel="0001748A">
            <w:delText xml:space="preserve"> Clone repository </w:delText>
          </w:r>
          <w:r w:rsidR="00D10439" w:rsidDel="0001748A">
            <w:delText xml:space="preserve">( </w:delText>
          </w:r>
          <w:r w:rsidDel="0001748A">
            <w:delText xml:space="preserve"> </w:delText>
          </w:r>
          <w:r w:rsidDel="0001748A">
            <w:tab/>
          </w:r>
          <w:r w:rsidDel="0001748A">
            <w:tab/>
          </w:r>
          <w:r w:rsidR="00D10439" w:rsidDel="0001748A">
            <w:delText xml:space="preserve">            </w:delText>
          </w:r>
          <w:r w:rsidDel="0001748A">
            <w:delText>+ O)</w:delText>
          </w:r>
        </w:del>
      </w:moveFrom>
    </w:p>
    <w:p w14:paraId="74B52F97" w14:textId="4970B00E" w:rsidR="00405DA6" w:rsidDel="0001748A" w:rsidRDefault="00405DA6" w:rsidP="003432BE">
      <w:pPr>
        <w:rPr>
          <w:del w:id="688" w:author="Kristian Snel [2]" w:date="2020-12-23T10:28:00Z"/>
          <w:moveFrom w:id="689" w:author="Kristian Snel [2]" w:date="2020-12-23T10:21:00Z"/>
        </w:rPr>
      </w:pPr>
      <w:moveFrom w:id="690" w:author="Kristian Snel [2]" w:date="2020-12-23T10:21:00Z">
        <w:del w:id="691" w:author="Kristian Snel [2]" w:date="2020-12-23T10:28:00Z">
          <w:r w:rsidDel="0001748A">
            <w:rPr>
              <w:noProof/>
              <w:lang w:val="en-GB" w:eastAsia="en-GB"/>
            </w:rPr>
            <w:drawing>
              <wp:inline distT="0" distB="0" distL="0" distR="0" wp14:anchorId="29227090" wp14:editId="460A263F">
                <wp:extent cx="1687286" cy="147153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96587" cy="1479646"/>
                        </a:xfrm>
                        <a:prstGeom prst="rect">
                          <a:avLst/>
                        </a:prstGeom>
                      </pic:spPr>
                    </pic:pic>
                  </a:graphicData>
                </a:graphic>
              </wp:inline>
            </w:drawing>
          </w:r>
        </w:del>
      </w:moveFrom>
    </w:p>
    <w:p w14:paraId="5B4DD46D" w14:textId="26E47FFB" w:rsidR="00D10439" w:rsidDel="0001748A" w:rsidRDefault="00D10439" w:rsidP="003432BE">
      <w:pPr>
        <w:rPr>
          <w:del w:id="692" w:author="Kristian Snel [2]" w:date="2020-12-23T10:28:00Z"/>
          <w:moveFrom w:id="693" w:author="Kristian Snel [2]" w:date="2020-12-23T10:21:00Z"/>
        </w:rPr>
      </w:pPr>
      <w:moveFrom w:id="694" w:author="Kristian Snel [2]" w:date="2020-12-23T10:21:00Z">
        <w:del w:id="695" w:author="Kristian Snel [2]" w:date="2020-12-23T10:28:00Z">
          <w:r w:rsidDel="0001748A">
            <w:delText xml:space="preserve">To clone a </w:delText>
          </w:r>
          <w:r w:rsidR="00D5367B" w:rsidDel="0001748A">
            <w:delText>repository,</w:delText>
          </w:r>
          <w:r w:rsidDel="0001748A">
            <w:delText xml:space="preserve"> find a repository online, enter a url or select one of your own repositories.</w:delText>
          </w:r>
        </w:del>
      </w:moveFrom>
    </w:p>
    <w:p w14:paraId="15F29F42" w14:textId="73FBA396" w:rsidR="00C67BEA" w:rsidDel="0001748A" w:rsidRDefault="00C67BEA" w:rsidP="003432BE">
      <w:pPr>
        <w:rPr>
          <w:del w:id="696" w:author="Kristian Snel [2]" w:date="2020-12-23T10:28:00Z"/>
          <w:moveFrom w:id="697" w:author="Kristian Snel [2]" w:date="2020-12-23T10:21:00Z"/>
        </w:rPr>
      </w:pPr>
      <w:moveFrom w:id="698" w:author="Kristian Snel [2]" w:date="2020-12-23T10:21:00Z">
        <w:del w:id="699" w:author="Kristian Snel [2]" w:date="2020-12-23T10:28:00Z">
          <w:r w:rsidDel="0001748A">
            <w:delText>Then simply press the clone button and watch as the clone is created and the repository is opened.</w:delText>
          </w:r>
        </w:del>
      </w:moveFrom>
    </w:p>
    <w:p w14:paraId="68E88DA0" w14:textId="2C6A9585" w:rsidR="007C5FEE" w:rsidDel="0001748A" w:rsidRDefault="007C5FEE" w:rsidP="007E4466">
      <w:pPr>
        <w:pStyle w:val="Heading3"/>
        <w:rPr>
          <w:del w:id="700" w:author="Kristian Snel [2]" w:date="2020-12-23T10:28:00Z"/>
          <w:moveFrom w:id="701" w:author="Kristian Snel [2]" w:date="2020-12-23T10:21:00Z"/>
        </w:rPr>
      </w:pPr>
      <w:bookmarkStart w:id="702" w:name="_Toc58443188"/>
      <w:moveFrom w:id="703" w:author="Kristian Snel [2]" w:date="2020-12-23T10:21:00Z">
        <w:del w:id="704" w:author="Kristian Snel [2]" w:date="2020-12-23T10:28:00Z">
          <w:r w:rsidDel="0001748A">
            <w:delText>Setting up a new repository</w:delText>
          </w:r>
          <w:bookmarkEnd w:id="702"/>
        </w:del>
      </w:moveFrom>
    </w:p>
    <w:p w14:paraId="35E0D47A" w14:textId="0FF6CCE9" w:rsidR="008A029C" w:rsidDel="0001748A" w:rsidRDefault="008A029C" w:rsidP="008A029C">
      <w:pPr>
        <w:rPr>
          <w:del w:id="705" w:author="Kristian Snel [2]" w:date="2020-12-23T10:28:00Z"/>
          <w:moveFrom w:id="706" w:author="Kristian Snel [2]" w:date="2020-12-23T10:21:00Z"/>
        </w:rPr>
      </w:pPr>
    </w:p>
    <w:p w14:paraId="37D58CC7" w14:textId="3CBCECF0" w:rsidR="00E15539" w:rsidRPr="008A029C" w:rsidDel="0001748A" w:rsidRDefault="00E15539" w:rsidP="008A029C">
      <w:pPr>
        <w:rPr>
          <w:del w:id="707" w:author="Kristian Snel [2]" w:date="2020-12-23T10:28:00Z"/>
          <w:moveFrom w:id="708" w:author="Kristian Snel [2]" w:date="2020-12-23T10:21:00Z"/>
        </w:rPr>
      </w:pPr>
      <w:moveFrom w:id="709" w:author="Kristian Snel [2]" w:date="2020-12-23T10:21:00Z">
        <w:del w:id="710" w:author="Kristian Snel [2]" w:date="2020-12-23T10:28:00Z">
          <w:r w:rsidDel="0001748A">
            <w:delText>To create a new Repository right after installing Github Desktop click the button shown in the picture below.</w:delText>
          </w:r>
        </w:del>
      </w:moveFrom>
    </w:p>
    <w:p w14:paraId="5C2FF106" w14:textId="7AC5872D" w:rsidR="002567B4" w:rsidDel="0001748A" w:rsidRDefault="007C5FEE" w:rsidP="00A2182A">
      <w:pPr>
        <w:rPr>
          <w:del w:id="711" w:author="Kristian Snel [2]" w:date="2020-12-23T10:28:00Z"/>
          <w:moveFrom w:id="712" w:author="Kristian Snel [2]" w:date="2020-12-23T10:21:00Z"/>
        </w:rPr>
      </w:pPr>
      <w:moveFrom w:id="713" w:author="Kristian Snel [2]" w:date="2020-12-23T10:21:00Z">
        <w:del w:id="714" w:author="Kristian Snel [2]" w:date="2020-12-23T10:28:00Z">
          <w:r w:rsidDel="0001748A">
            <w:rPr>
              <w:noProof/>
              <w:lang w:val="en-GB" w:eastAsia="en-GB"/>
            </w:rPr>
            <w:drawing>
              <wp:inline distT="0" distB="0" distL="0" distR="0" wp14:anchorId="73F5C39C" wp14:editId="35652C84">
                <wp:extent cx="4114800" cy="642194"/>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642194"/>
                        </a:xfrm>
                        <a:prstGeom prst="rect">
                          <a:avLst/>
                        </a:prstGeom>
                      </pic:spPr>
                    </pic:pic>
                  </a:graphicData>
                </a:graphic>
              </wp:inline>
            </w:drawing>
          </w:r>
        </w:del>
      </w:moveFrom>
    </w:p>
    <w:p w14:paraId="6D08C775" w14:textId="46D27AC6" w:rsidR="00E15539" w:rsidDel="0001748A" w:rsidRDefault="00E15539" w:rsidP="00A2182A">
      <w:pPr>
        <w:rPr>
          <w:del w:id="715" w:author="Kristian Snel [2]" w:date="2020-12-23T10:28:00Z"/>
          <w:moveFrom w:id="716" w:author="Kristian Snel [2]" w:date="2020-12-23T10:21:00Z"/>
        </w:rPr>
      </w:pPr>
      <w:moveFrom w:id="717" w:author="Kristian Snel [2]" w:date="2020-12-23T10:21:00Z">
        <w:del w:id="718" w:author="Kristian Snel [2]" w:date="2020-12-23T10:28:00Z">
          <w:r w:rsidDel="0001748A">
            <w:delText xml:space="preserve">If you have already opened a project, create a new repository under File </w:delText>
          </w:r>
          <w:r w:rsidDel="0001748A">
            <w:sym w:font="Wingdings" w:char="F0E0"/>
          </w:r>
          <w:r w:rsidDel="0001748A">
            <w:delText xml:space="preserve"> New repository</w:delText>
          </w:r>
        </w:del>
      </w:moveFrom>
    </w:p>
    <w:p w14:paraId="111493DC" w14:textId="501B81D0" w:rsidR="002567B4" w:rsidDel="0001748A" w:rsidRDefault="00E15539" w:rsidP="00A2182A">
      <w:pPr>
        <w:rPr>
          <w:del w:id="719" w:author="Kristian Snel [2]" w:date="2020-12-23T10:28:00Z"/>
          <w:moveFrom w:id="720" w:author="Kristian Snel [2]" w:date="2020-12-23T10:21:00Z"/>
        </w:rPr>
      </w:pPr>
      <w:moveFrom w:id="721" w:author="Kristian Snel [2]" w:date="2020-12-23T10:21:00Z">
        <w:del w:id="722" w:author="Kristian Snel [2]" w:date="2020-12-23T10:28:00Z">
          <w:r w:rsidDel="0001748A">
            <w:rPr>
              <w:noProof/>
              <w:lang w:val="en-GB" w:eastAsia="en-GB"/>
            </w:rPr>
            <w:drawing>
              <wp:inline distT="0" distB="0" distL="0" distR="0" wp14:anchorId="23D84962" wp14:editId="35B59CB0">
                <wp:extent cx="5943600" cy="1428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5035"/>
                        <a:stretch/>
                      </pic:blipFill>
                      <pic:spPr bwMode="auto">
                        <a:xfrm>
                          <a:off x="0" y="0"/>
                          <a:ext cx="5943600" cy="1428750"/>
                        </a:xfrm>
                        <a:prstGeom prst="rect">
                          <a:avLst/>
                        </a:prstGeom>
                        <a:ln>
                          <a:noFill/>
                        </a:ln>
                        <a:extLst>
                          <a:ext uri="{53640926-AAD7-44D8-BBD7-CCE9431645EC}">
                            <a14:shadowObscured xmlns:a14="http://schemas.microsoft.com/office/drawing/2010/main"/>
                          </a:ext>
                        </a:extLst>
                      </pic:spPr>
                    </pic:pic>
                  </a:graphicData>
                </a:graphic>
              </wp:inline>
            </w:drawing>
          </w:r>
        </w:del>
      </w:moveFrom>
    </w:p>
    <w:p w14:paraId="448084E1" w14:textId="4A4FEFAA" w:rsidR="00E15539" w:rsidDel="0001748A" w:rsidRDefault="00E15539" w:rsidP="00A2182A">
      <w:pPr>
        <w:rPr>
          <w:del w:id="723" w:author="Kristian Snel [2]" w:date="2020-12-23T10:28:00Z"/>
          <w:moveFrom w:id="724" w:author="Kristian Snel [2]" w:date="2020-12-23T10:21:00Z"/>
        </w:rPr>
      </w:pPr>
    </w:p>
    <w:p w14:paraId="7D6F28F8" w14:textId="3EF3C6FC" w:rsidR="005C7B99" w:rsidDel="0001748A" w:rsidRDefault="005C7B99" w:rsidP="00A2182A">
      <w:pPr>
        <w:rPr>
          <w:del w:id="725" w:author="Kristian Snel [2]" w:date="2020-12-23T10:28:00Z"/>
          <w:moveFrom w:id="726" w:author="Kristian Snel [2]" w:date="2020-12-23T10:21:00Z"/>
        </w:rPr>
      </w:pPr>
      <w:moveFrom w:id="727" w:author="Kristian Snel [2]" w:date="2020-12-23T10:21:00Z">
        <w:del w:id="728" w:author="Kristian Snel [2]" w:date="2020-12-23T10:28:00Z">
          <w:r w:rsidDel="0001748A">
            <w:delText xml:space="preserve">A new repository needs </w:delText>
          </w:r>
          <w:r w:rsidR="004101C4" w:rsidDel="0001748A">
            <w:delText xml:space="preserve">a Name and a description. By </w:delText>
          </w:r>
          <w:r w:rsidR="00991A8A" w:rsidDel="0001748A">
            <w:delText>default,</w:delText>
          </w:r>
          <w:r w:rsidR="004101C4" w:rsidDel="0001748A">
            <w:delText xml:space="preserve"> the new Repository will be saved locally in the Users\</w:delText>
          </w:r>
          <w:r w:rsidR="009E3B4E" w:rsidDel="0001748A">
            <w:delText>#YourPC#</w:delText>
          </w:r>
          <w:r w:rsidR="004101C4" w:rsidDel="0001748A">
            <w:delText>\Documents\GitHub folder.</w:delText>
          </w:r>
        </w:del>
      </w:moveFrom>
    </w:p>
    <w:p w14:paraId="074BA236" w14:textId="1D5BE96E" w:rsidR="005C7B99" w:rsidDel="0001748A" w:rsidRDefault="009E3B4E" w:rsidP="00A2182A">
      <w:pPr>
        <w:rPr>
          <w:del w:id="729" w:author="Kristian Snel [2]" w:date="2020-12-23T10:28:00Z"/>
          <w:moveFrom w:id="730" w:author="Kristian Snel [2]" w:date="2020-12-23T10:21:00Z"/>
        </w:rPr>
      </w:pPr>
      <w:moveFrom w:id="731" w:author="Kristian Snel [2]" w:date="2020-12-23T10:21:00Z">
        <w:del w:id="732" w:author="Kristian Snel [2]" w:date="2020-12-23T10:28:00Z">
          <w:r w:rsidDel="0001748A">
            <w:rPr>
              <w:noProof/>
              <w:lang w:val="en-GB" w:eastAsia="en-GB"/>
            </w:rPr>
            <w:drawing>
              <wp:inline distT="0" distB="0" distL="0" distR="0" wp14:anchorId="5D1876B4" wp14:editId="2F853DE0">
                <wp:extent cx="2402540" cy="274370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9621" cy="2751787"/>
                        </a:xfrm>
                        <a:prstGeom prst="rect">
                          <a:avLst/>
                        </a:prstGeom>
                      </pic:spPr>
                    </pic:pic>
                  </a:graphicData>
                </a:graphic>
              </wp:inline>
            </w:drawing>
          </w:r>
        </w:del>
      </w:moveFrom>
    </w:p>
    <w:p w14:paraId="0D875291" w14:textId="6A16D003" w:rsidR="00E15539" w:rsidDel="0001748A" w:rsidRDefault="00E15539" w:rsidP="00A2182A">
      <w:pPr>
        <w:rPr>
          <w:del w:id="733" w:author="Kristian Snel [2]" w:date="2020-12-23T10:28:00Z"/>
          <w:moveFrom w:id="734" w:author="Kristian Snel [2]" w:date="2020-12-23T10:21:00Z"/>
        </w:rPr>
      </w:pPr>
    </w:p>
    <w:p w14:paraId="09DA7830" w14:textId="7DD6E744" w:rsidR="002567B4" w:rsidDel="009D6259" w:rsidRDefault="002567B4" w:rsidP="002567B4">
      <w:pPr>
        <w:pStyle w:val="Heading2"/>
        <w:rPr>
          <w:del w:id="735" w:author="Kristian Snel [2]" w:date="2020-12-23T10:21:00Z"/>
        </w:rPr>
      </w:pPr>
      <w:bookmarkStart w:id="736" w:name="_Toc58443189"/>
      <w:moveFromRangeEnd w:id="673"/>
      <w:del w:id="737" w:author="Kristian Snel [2]" w:date="2020-12-23T10:21:00Z">
        <w:r w:rsidDel="009D6259">
          <w:delText>Git workflow</w:delText>
        </w:r>
        <w:bookmarkEnd w:id="736"/>
      </w:del>
    </w:p>
    <w:p w14:paraId="4DAAAE35" w14:textId="7C77B72B" w:rsidR="00D2273B" w:rsidDel="009D6259" w:rsidRDefault="00E055F2" w:rsidP="00E055F2">
      <w:pPr>
        <w:pStyle w:val="Heading3"/>
        <w:rPr>
          <w:del w:id="738" w:author="Kristian Snel [2]" w:date="2020-12-23T10:21:00Z"/>
        </w:rPr>
      </w:pPr>
      <w:bookmarkStart w:id="739" w:name="_Toc58443190"/>
      <w:del w:id="740" w:author="Kristian Snel [2]" w:date="2020-12-23T10:21:00Z">
        <w:r w:rsidDel="009D6259">
          <w:delText>Push pull requests</w:delText>
        </w:r>
        <w:bookmarkEnd w:id="739"/>
      </w:del>
    </w:p>
    <w:p w14:paraId="5713E907" w14:textId="5AFAD8BB" w:rsidR="004511BE" w:rsidRPr="004511BE" w:rsidDel="009D6259" w:rsidRDefault="004F345B" w:rsidP="004511BE">
      <w:pPr>
        <w:rPr>
          <w:del w:id="741" w:author="Kristian Snel [2]" w:date="2020-12-23T10:21:00Z"/>
        </w:rPr>
      </w:pPr>
      <w:del w:id="742" w:author="Kristian Snel [2]" w:date="2020-12-23T10:21:00Z">
        <w:r w:rsidDel="009D6259">
          <w:delText xml:space="preserve">Git functions by users sending updates and receiving them periodically. The power of Git is in the ability to update and receive files when you decide so. When using Git, an update from others is usually called a </w:delText>
        </w:r>
        <w:r w:rsidRPr="004F345B" w:rsidDel="009D6259">
          <w:rPr>
            <w:rStyle w:val="IntenseQuoteChar"/>
          </w:rPr>
          <w:delText>Pull request</w:delText>
        </w:r>
        <w:r w:rsidDel="009D6259">
          <w:delText xml:space="preserve">. While sending changed files over to the server or other people is generally called a </w:delText>
        </w:r>
        <w:r w:rsidRPr="004F345B" w:rsidDel="009D6259">
          <w:rPr>
            <w:rStyle w:val="IntenseQuoteChar"/>
          </w:rPr>
          <w:delText>Push request</w:delText>
        </w:r>
        <w:r w:rsidDel="009D6259">
          <w:delText>.</w:delText>
        </w:r>
        <w:r w:rsidR="00775B6C" w:rsidDel="009D6259">
          <w:delText xml:space="preserve"> If a user wishes to see if any files </w:delText>
        </w:r>
        <w:r w:rsidR="001E3149" w:rsidDel="009D6259">
          <w:delText>changed</w:delText>
        </w:r>
        <w:r w:rsidR="00775B6C" w:rsidDel="009D6259">
          <w:delText xml:space="preserve"> over at their team</w:delText>
        </w:r>
        <w:r w:rsidR="006C6809" w:rsidDel="009D6259">
          <w:delText xml:space="preserve"> </w:delText>
        </w:r>
        <w:r w:rsidR="00775B6C" w:rsidDel="009D6259">
          <w:delText>members</w:delText>
        </w:r>
        <w:r w:rsidR="006C6809" w:rsidDel="009D6259">
          <w:delText>,</w:delText>
        </w:r>
        <w:r w:rsidR="00775B6C" w:rsidDel="009D6259">
          <w:delText xml:space="preserve"> they </w:delText>
        </w:r>
        <w:r w:rsidR="006C6809" w:rsidDel="009D6259">
          <w:delText>c</w:delText>
        </w:r>
        <w:r w:rsidR="00A35F1C" w:rsidDel="009D6259">
          <w:delText xml:space="preserve">ould </w:delText>
        </w:r>
        <w:r w:rsidR="00775B6C" w:rsidDel="009D6259">
          <w:delText xml:space="preserve">perform a so-called </w:delText>
        </w:r>
        <w:r w:rsidR="00775B6C" w:rsidRPr="00775B6C" w:rsidDel="009D6259">
          <w:rPr>
            <w:rStyle w:val="IntenseQuoteChar"/>
          </w:rPr>
          <w:delText>Fetch request</w:delText>
        </w:r>
        <w:r w:rsidR="00775B6C" w:rsidDel="009D6259">
          <w:delText xml:space="preserve">. </w:delText>
        </w:r>
        <w:r w:rsidR="002133CB" w:rsidDel="009D6259">
          <w:delText xml:space="preserve">Therefore, A Pull request is always </w:delText>
        </w:r>
      </w:del>
      <w:ins w:id="743" w:author="Kristian Snel" w:date="2020-12-09T21:19:00Z">
        <w:del w:id="744" w:author="Kristian Snel [2]" w:date="2020-12-23T10:21:00Z">
          <w:r w:rsidR="00F92FBA" w:rsidDel="009D6259">
            <w:delText>followed up</w:delText>
          </w:r>
        </w:del>
      </w:ins>
      <w:del w:id="745" w:author="Kristian Snel [2]" w:date="2020-12-23T10:21:00Z">
        <w:r w:rsidR="002133CB" w:rsidDel="009D6259">
          <w:delText>lead by a Fetch request.</w:delText>
        </w:r>
      </w:del>
    </w:p>
    <w:p w14:paraId="36007D5B" w14:textId="4A2A73C9" w:rsidR="004D0E15" w:rsidDel="009D6259" w:rsidRDefault="004D0E15" w:rsidP="00A2182A">
      <w:pPr>
        <w:rPr>
          <w:del w:id="746" w:author="Kristian Snel [2]" w:date="2020-12-23T10:21:00Z"/>
        </w:rPr>
      </w:pPr>
      <w:del w:id="747" w:author="Kristian Snel [2]" w:date="2020-12-23T10:21:00Z">
        <w:r w:rsidDel="009D6259">
          <w:rPr>
            <w:noProof/>
            <w:lang w:val="en-GB" w:eastAsia="en-GB"/>
          </w:rPr>
          <w:drawing>
            <wp:inline distT="0" distB="0" distL="0" distR="0" wp14:anchorId="4D9BF89A" wp14:editId="16DB5D22">
              <wp:extent cx="1600200" cy="35249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12301" cy="355158"/>
                      </a:xfrm>
                      <a:prstGeom prst="rect">
                        <a:avLst/>
                      </a:prstGeom>
                    </pic:spPr>
                  </pic:pic>
                </a:graphicData>
              </a:graphic>
            </wp:inline>
          </w:drawing>
        </w:r>
        <w:r w:rsidDel="009D6259">
          <w:rPr>
            <w:noProof/>
            <w:lang w:val="en-GB" w:eastAsia="en-GB"/>
          </w:rPr>
          <w:drawing>
            <wp:inline distT="0" distB="0" distL="0" distR="0" wp14:anchorId="0170392C" wp14:editId="5F632716">
              <wp:extent cx="2280557" cy="29780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0752" cy="305665"/>
                      </a:xfrm>
                      <a:prstGeom prst="rect">
                        <a:avLst/>
                      </a:prstGeom>
                    </pic:spPr>
                  </pic:pic>
                </a:graphicData>
              </a:graphic>
            </wp:inline>
          </w:drawing>
        </w:r>
      </w:del>
    </w:p>
    <w:p w14:paraId="15912A32" w14:textId="50818E38" w:rsidR="004D0E15" w:rsidDel="009D6259" w:rsidRDefault="004D0E15" w:rsidP="00A2182A">
      <w:pPr>
        <w:rPr>
          <w:del w:id="748" w:author="Kristian Snel [2]" w:date="2020-12-23T10:21:00Z"/>
        </w:rPr>
      </w:pPr>
      <w:del w:id="749" w:author="Kristian Snel [2]" w:date="2020-12-23T10:21:00Z">
        <w:r w:rsidDel="009D6259">
          <w:delText xml:space="preserve">A Push request is initiated by </w:delText>
        </w:r>
        <w:r w:rsidRPr="004D0E15" w:rsidDel="009D6259">
          <w:rPr>
            <w:rStyle w:val="IntenseQuoteChar"/>
          </w:rPr>
          <w:delText>committing</w:delText>
        </w:r>
        <w:r w:rsidDel="009D6259">
          <w:delText>. Committing is the process of submitting your changed files with a description about what changed.</w:delText>
        </w:r>
      </w:del>
    </w:p>
    <w:p w14:paraId="0834CA2E" w14:textId="1539C965" w:rsidR="004D0E15" w:rsidDel="009D6259" w:rsidRDefault="004D0E15" w:rsidP="00A2182A">
      <w:pPr>
        <w:rPr>
          <w:del w:id="750" w:author="Kristian Snel [2]" w:date="2020-12-23T10:21:00Z"/>
        </w:rPr>
      </w:pPr>
    </w:p>
    <w:p w14:paraId="0230312B" w14:textId="22D4C08C" w:rsidR="00C21DBD" w:rsidRPr="00C21DBD" w:rsidDel="009D6259" w:rsidRDefault="004C2BAA">
      <w:pPr>
        <w:pStyle w:val="Heading2"/>
        <w:rPr>
          <w:del w:id="751" w:author="Kristian Snel [2]" w:date="2020-12-23T10:21:00Z"/>
        </w:rPr>
      </w:pPr>
      <w:bookmarkStart w:id="752" w:name="_Toc58443191"/>
      <w:del w:id="753" w:author="Kristian Snel [2]" w:date="2020-12-23T10:21:00Z">
        <w:r w:rsidDel="009D6259">
          <w:delText>Branching</w:delText>
        </w:r>
        <w:bookmarkEnd w:id="752"/>
      </w:del>
    </w:p>
    <w:p w14:paraId="42054535" w14:textId="2918DF39" w:rsidR="004C2BAA" w:rsidDel="009D6259" w:rsidRDefault="004C2BAA" w:rsidP="004C2BAA">
      <w:pPr>
        <w:pStyle w:val="Heading3"/>
        <w:rPr>
          <w:del w:id="754" w:author="Kristian Snel [2]" w:date="2020-12-23T10:21:00Z"/>
        </w:rPr>
      </w:pPr>
      <w:bookmarkStart w:id="755" w:name="_Toc58443192"/>
      <w:del w:id="756" w:author="Kristian Snel [2]" w:date="2020-12-23T10:21:00Z">
        <w:r w:rsidDel="009D6259">
          <w:delText>Master branch</w:delText>
        </w:r>
        <w:bookmarkEnd w:id="755"/>
      </w:del>
    </w:p>
    <w:p w14:paraId="30720F1D" w14:textId="4BAC0846" w:rsidR="00C21DBD" w:rsidDel="009D6259" w:rsidRDefault="004C2BAA" w:rsidP="004C2BAA">
      <w:pPr>
        <w:rPr>
          <w:ins w:id="757" w:author="Kristian Snel" w:date="2020-12-09T21:39:00Z"/>
          <w:del w:id="758" w:author="Kristian Snel [2]" w:date="2020-12-23T10:21:00Z"/>
        </w:rPr>
      </w:pPr>
      <w:del w:id="759" w:author="Kristian Snel [2]" w:date="2020-12-23T10:21:00Z">
        <w:r w:rsidDel="009D6259">
          <w:delText xml:space="preserve">A branch is best explained as a separate timeline of a project. To allow multiple persons to work on the same project different branches may be desirable to prevent conflicts and allow testing of individual functionality. </w:delText>
        </w:r>
        <w:r w:rsidR="00B63497" w:rsidDel="009D6259">
          <w:delText xml:space="preserve">A user may create a branch, add changes, test those and then suggest the updated content to be used in the </w:delText>
        </w:r>
        <w:r w:rsidR="00B63497" w:rsidRPr="00B63497" w:rsidDel="009D6259">
          <w:rPr>
            <w:rStyle w:val="IntenseQuoteChar"/>
          </w:rPr>
          <w:delText>master branch</w:delText>
        </w:r>
        <w:r w:rsidR="00B63497" w:rsidDel="009D6259">
          <w:delText xml:space="preserve">. The master branch is where usually all branches come together and form the final project files. Updating a separate branch into the master branch is called </w:delText>
        </w:r>
        <w:r w:rsidR="00B63497" w:rsidRPr="00C21DBD" w:rsidDel="009D6259">
          <w:rPr>
            <w:rStyle w:val="IntenseEmphasis"/>
            <w:rPrChange w:id="760" w:author="Kristian Snel" w:date="2020-12-09T21:30:00Z">
              <w:rPr/>
            </w:rPrChange>
          </w:rPr>
          <w:delText xml:space="preserve">a </w:delText>
        </w:r>
        <w:r w:rsidR="00B63497" w:rsidRPr="00C21DBD" w:rsidDel="009D6259">
          <w:rPr>
            <w:rStyle w:val="IntenseEmphasis"/>
            <w:rPrChange w:id="761" w:author="Kristian Snel" w:date="2020-12-09T21:30:00Z">
              <w:rPr>
                <w:rStyle w:val="IntenseQuoteChar"/>
              </w:rPr>
            </w:rPrChange>
          </w:rPr>
          <w:delText>fork</w:delText>
        </w:r>
      </w:del>
      <w:ins w:id="762" w:author="Kristian Snel" w:date="2020-12-09T21:30:00Z">
        <w:del w:id="763" w:author="Kristian Snel [2]" w:date="2020-12-23T10:21:00Z">
          <w:r w:rsidR="00C21DBD" w:rsidRPr="00C21DBD" w:rsidDel="009D6259">
            <w:rPr>
              <w:rStyle w:val="IntenseEmphasis"/>
              <w:rPrChange w:id="764" w:author="Kristian Snel" w:date="2020-12-09T21:30:00Z">
                <w:rPr/>
              </w:rPrChange>
            </w:rPr>
            <w:delText>merging</w:delText>
          </w:r>
        </w:del>
      </w:ins>
      <w:del w:id="765" w:author="Kristian Snel [2]" w:date="2020-12-23T10:21:00Z">
        <w:r w:rsidR="00B63497" w:rsidDel="009D6259">
          <w:delText>.</w:delText>
        </w:r>
      </w:del>
    </w:p>
    <w:p w14:paraId="73FADEFF" w14:textId="4E4DA20A" w:rsidR="00C21DBD" w:rsidDel="009D6259" w:rsidRDefault="00C21DBD">
      <w:pPr>
        <w:jc w:val="center"/>
        <w:rPr>
          <w:ins w:id="766" w:author="Kristian Snel" w:date="2020-12-09T21:28:00Z"/>
          <w:del w:id="767" w:author="Kristian Snel [2]" w:date="2020-12-23T10:21:00Z"/>
        </w:rPr>
        <w:pPrChange w:id="768" w:author="Kristian Snel" w:date="2020-12-09T21:40:00Z">
          <w:pPr/>
        </w:pPrChange>
      </w:pPr>
      <w:ins w:id="769" w:author="Kristian Snel" w:date="2020-12-09T21:40:00Z">
        <w:del w:id="770" w:author="Kristian Snel [2]" w:date="2020-12-23T10:21:00Z">
          <w:r w:rsidDel="009D6259">
            <w:rPr>
              <w:noProof/>
              <w:lang w:val="en-GB" w:eastAsia="en-GB"/>
            </w:rPr>
            <w:drawing>
              <wp:inline distT="0" distB="0" distL="0" distR="0" wp14:anchorId="716F9DB2" wp14:editId="4F3ADD23">
                <wp:extent cx="4197927" cy="1909583"/>
                <wp:effectExtent l="0" t="0" r="0" b="0"/>
                <wp:docPr id="308" name="Picture 3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07903" cy="1914121"/>
                        </a:xfrm>
                        <a:prstGeom prst="rect">
                          <a:avLst/>
                        </a:prstGeom>
                      </pic:spPr>
                    </pic:pic>
                  </a:graphicData>
                </a:graphic>
              </wp:inline>
            </w:drawing>
          </w:r>
        </w:del>
      </w:ins>
    </w:p>
    <w:p w14:paraId="098871E5" w14:textId="79D4323E" w:rsidR="004D0E15" w:rsidRPr="009E3C3D" w:rsidDel="009D6259" w:rsidRDefault="00892ACD" w:rsidP="004C2BAA">
      <w:pPr>
        <w:rPr>
          <w:del w:id="771" w:author="Kristian Snel [2]" w:date="2020-12-23T10:21:00Z"/>
        </w:rPr>
      </w:pPr>
      <w:del w:id="772" w:author="Kristian Snel [2]" w:date="2020-12-23T10:21:00Z">
        <w:r w:rsidDel="009D6259">
          <w:br w:type="page"/>
        </w:r>
      </w:del>
    </w:p>
    <w:p w14:paraId="1518CAEC" w14:textId="1A239095" w:rsidR="004B47C5" w:rsidRDefault="004B47C5" w:rsidP="004B47C5">
      <w:pPr>
        <w:pStyle w:val="Heading1"/>
        <w:rPr>
          <w:ins w:id="773" w:author="Laat,Tim T.H.J. de" w:date="2020-12-01T13:27:00Z"/>
        </w:rPr>
      </w:pPr>
      <w:bookmarkStart w:id="774" w:name="_Toc58443193"/>
      <w:r>
        <w:t>Git</w:t>
      </w:r>
      <w:del w:id="775" w:author="Kristian Snel" w:date="2020-12-09T21:17:00Z">
        <w:r w:rsidDel="008606C5">
          <w:delText xml:space="preserve"> </w:delText>
        </w:r>
      </w:del>
      <w:ins w:id="776" w:author="Kristian Snel" w:date="2020-12-09T21:16:00Z">
        <w:r w:rsidR="0083580F">
          <w:t xml:space="preserve"> </w:t>
        </w:r>
      </w:ins>
      <w:r>
        <w:t>Technical</w:t>
      </w:r>
      <w:bookmarkEnd w:id="774"/>
    </w:p>
    <w:p w14:paraId="3CE1D8EB" w14:textId="77777777" w:rsidR="006938B9" w:rsidRDefault="006938B9" w:rsidP="006938B9">
      <w:pPr>
        <w:pStyle w:val="Heading2"/>
        <w:rPr>
          <w:ins w:id="777" w:author="Kristian Snel [2]" w:date="2020-12-23T10:19:00Z"/>
        </w:rPr>
        <w:pPrChange w:id="778" w:author="Kristian Snel [2]" w:date="2020-12-23T10:19:00Z">
          <w:pPr>
            <w:pStyle w:val="Heading3"/>
          </w:pPr>
        </w:pPrChange>
      </w:pPr>
      <w:bookmarkStart w:id="779" w:name="_Toc58443194"/>
      <w:ins w:id="780" w:author="Kristian Snel [2]" w:date="2020-12-23T10:19:00Z">
        <w:r w:rsidRPr="00D41B44">
          <w:t>Installation</w:t>
        </w:r>
      </w:ins>
    </w:p>
    <w:p w14:paraId="3F4B8C95" w14:textId="77777777" w:rsidR="006938B9" w:rsidRPr="00A92884" w:rsidRDefault="006938B9" w:rsidP="006938B9">
      <w:pPr>
        <w:rPr>
          <w:ins w:id="781" w:author="Kristian Snel [2]" w:date="2020-12-23T10:19:00Z"/>
        </w:rPr>
      </w:pPr>
    </w:p>
    <w:p w14:paraId="505D0878" w14:textId="77777777" w:rsidR="006938B9" w:rsidRDefault="006938B9" w:rsidP="006938B9">
      <w:pPr>
        <w:rPr>
          <w:ins w:id="782" w:author="Kristian Snel [2]" w:date="2020-12-23T10:19:00Z"/>
        </w:rPr>
      </w:pPr>
      <w:ins w:id="783" w:author="Kristian Snel [2]" w:date="2020-12-23T10:19:00Z">
        <w:r w:rsidRPr="008F422E">
          <w:t>Git supports a gr</w:t>
        </w:r>
        <w:r>
          <w:t>eat variety of Desktop clients. One of the most popular interfaces is Github Desktop.</w:t>
        </w:r>
      </w:ins>
    </w:p>
    <w:p w14:paraId="1C1AC35B" w14:textId="77777777" w:rsidR="006938B9" w:rsidRDefault="006938B9" w:rsidP="006938B9">
      <w:pPr>
        <w:rPr>
          <w:ins w:id="784" w:author="Kristian Snel [2]" w:date="2020-12-23T10:19:00Z"/>
        </w:rPr>
      </w:pPr>
      <w:ins w:id="785" w:author="Kristian Snel [2]" w:date="2020-12-23T10:19:00Z">
        <w:r>
          <w:t xml:space="preserve">Github Desktop can be downloaded using this link: </w:t>
        </w:r>
        <w:r>
          <w:fldChar w:fldCharType="begin"/>
        </w:r>
        <w:r>
          <w:instrText xml:space="preserve"> HYPERLINK "https://desktop.github.com/" </w:instrText>
        </w:r>
        <w:r>
          <w:fldChar w:fldCharType="separate"/>
        </w:r>
        <w:r w:rsidRPr="008F422E">
          <w:rPr>
            <w:rStyle w:val="Hyperlink"/>
          </w:rPr>
          <w:t>https://desktop.github.com/</w:t>
        </w:r>
        <w:r>
          <w:rPr>
            <w:rStyle w:val="Hyperlink"/>
          </w:rPr>
          <w:fldChar w:fldCharType="end"/>
        </w:r>
      </w:ins>
    </w:p>
    <w:p w14:paraId="49C532C7" w14:textId="77777777" w:rsidR="006938B9" w:rsidRDefault="006938B9" w:rsidP="006938B9">
      <w:pPr>
        <w:rPr>
          <w:ins w:id="786" w:author="Kristian Snel [2]" w:date="2020-12-23T10:19:00Z"/>
        </w:rPr>
      </w:pPr>
      <w:ins w:id="787" w:author="Kristian Snel [2]" w:date="2020-12-23T10:19:00Z">
        <w:r>
          <w:t xml:space="preserve">For full details on how to install Github Desktop please refer to Appendix </w:t>
        </w:r>
        <w:r>
          <w:fldChar w:fldCharType="begin"/>
        </w:r>
        <w:r>
          <w:instrText xml:space="preserve"> REF _Ref57450053 \h </w:instrText>
        </w:r>
        <w:r>
          <w:fldChar w:fldCharType="separate"/>
        </w:r>
        <w:r>
          <w:t>A. Installation</w:t>
        </w:r>
        <w:r>
          <w:fldChar w:fldCharType="end"/>
        </w:r>
        <w:r>
          <w:t>.</w:t>
        </w:r>
      </w:ins>
    </w:p>
    <w:p w14:paraId="2D39E964" w14:textId="77777777" w:rsidR="006938B9" w:rsidRDefault="006938B9" w:rsidP="006938B9">
      <w:pPr>
        <w:rPr>
          <w:ins w:id="788" w:author="Kristian Snel [2]" w:date="2020-12-23T10:19:00Z"/>
        </w:rPr>
      </w:pPr>
      <w:ins w:id="789" w:author="Kristian Snel [2]" w:date="2020-12-23T10:19:00Z">
        <w:r>
          <w:t xml:space="preserve">After downloading the software create a GitHub account at </w:t>
        </w:r>
        <w:r>
          <w:fldChar w:fldCharType="begin"/>
        </w:r>
        <w:r>
          <w:instrText xml:space="preserve"> HYPERLINK "</w:instrText>
        </w:r>
        <w:r w:rsidRPr="007A0B8F">
          <w:instrText>https://github.com/join?source=login</w:instrText>
        </w:r>
        <w:r>
          <w:instrText xml:space="preserve">" </w:instrText>
        </w:r>
        <w:r>
          <w:fldChar w:fldCharType="separate"/>
        </w:r>
        <w:r w:rsidRPr="00F07479">
          <w:rPr>
            <w:rStyle w:val="Hyperlink"/>
          </w:rPr>
          <w:t>https://github.com/join?source=login</w:t>
        </w:r>
        <w:r>
          <w:fldChar w:fldCharType="end"/>
        </w:r>
      </w:ins>
    </w:p>
    <w:p w14:paraId="1EAEFAE3" w14:textId="77777777" w:rsidR="009D6259" w:rsidRDefault="009D6259" w:rsidP="009D6259">
      <w:pPr>
        <w:pStyle w:val="Heading2"/>
        <w:rPr>
          <w:ins w:id="790" w:author="Kristian Snel [2]" w:date="2020-12-23T10:21:00Z"/>
        </w:rPr>
      </w:pPr>
      <w:ins w:id="791" w:author="Kristian Snel [2]" w:date="2020-12-23T10:21:00Z">
        <w:r>
          <w:t>Version control with Git</w:t>
        </w:r>
      </w:ins>
    </w:p>
    <w:p w14:paraId="39DB8E10" w14:textId="77777777" w:rsidR="009D6259" w:rsidRDefault="009D6259" w:rsidP="009D6259">
      <w:pPr>
        <w:rPr>
          <w:ins w:id="792" w:author="Kristian Snel [2]" w:date="2020-12-23T10:21:00Z"/>
        </w:rPr>
      </w:pPr>
      <w:ins w:id="793" w:author="Kristian Snel [2]" w:date="2020-12-23T10:21:00Z">
        <w:r>
          <w:t>Before using Git it is important to understand a few terms and concepts.</w:t>
        </w:r>
      </w:ins>
    </w:p>
    <w:p w14:paraId="36E5CD1C" w14:textId="77777777" w:rsidR="009D6259" w:rsidRDefault="009D6259" w:rsidP="009D6259">
      <w:pPr>
        <w:jc w:val="center"/>
        <w:rPr>
          <w:ins w:id="794" w:author="Kristian Snel [2]" w:date="2020-12-23T10:21:00Z"/>
        </w:rPr>
      </w:pPr>
      <w:ins w:id="795" w:author="Kristian Snel [2]" w:date="2020-12-23T10:21:00Z">
        <w:r>
          <w:rPr>
            <w:noProof/>
            <w:lang w:val="en-GB" w:eastAsia="en-GB"/>
          </w:rPr>
          <w:drawing>
            <wp:inline distT="0" distB="0" distL="0" distR="0" wp14:anchorId="08C6FAA5" wp14:editId="548A3C0B">
              <wp:extent cx="5907462" cy="1710055"/>
              <wp:effectExtent l="0" t="0" r="0" b="444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07462" cy="1710055"/>
                      </a:xfrm>
                      <a:prstGeom prst="rect">
                        <a:avLst/>
                      </a:prstGeom>
                      <a:noFill/>
                      <a:ln>
                        <a:noFill/>
                      </a:ln>
                    </pic:spPr>
                  </pic:pic>
                </a:graphicData>
              </a:graphic>
            </wp:inline>
          </w:drawing>
        </w:r>
      </w:ins>
    </w:p>
    <w:p w14:paraId="28FA8816" w14:textId="77777777" w:rsidR="009D6259" w:rsidRDefault="009D6259" w:rsidP="009D6259">
      <w:pPr>
        <w:rPr>
          <w:ins w:id="796" w:author="Kristian Snel [2]" w:date="2020-12-23T10:21:00Z"/>
          <w:rStyle w:val="Strong"/>
        </w:rPr>
      </w:pPr>
    </w:p>
    <w:p w14:paraId="2E437076" w14:textId="77777777" w:rsidR="009D6259" w:rsidRDefault="009D6259" w:rsidP="009D6259">
      <w:pPr>
        <w:ind w:left="1440" w:hanging="1440"/>
        <w:rPr>
          <w:ins w:id="797" w:author="Kristian Snel [2]" w:date="2020-12-23T10:21:00Z"/>
        </w:rPr>
      </w:pPr>
      <w:ins w:id="798" w:author="Kristian Snel [2]" w:date="2020-12-23T10:21:00Z">
        <w:r w:rsidRPr="00A32072">
          <w:rPr>
            <w:rStyle w:val="Strong"/>
          </w:rPr>
          <w:t>Repository</w:t>
        </w:r>
        <w:r>
          <w:t xml:space="preserve"> </w:t>
        </w:r>
        <w:r>
          <w:tab/>
          <w:t xml:space="preserve">A repository (or repo) is a folder or “storage location” with a </w:t>
        </w:r>
        <w:r w:rsidRPr="00A32072">
          <w:rPr>
            <w:shd w:val="clear" w:color="auto" w:fill="BFBFBF" w:themeFill="background1" w:themeFillShade="BF"/>
          </w:rPr>
          <w:t>.git/</w:t>
        </w:r>
        <w:r>
          <w:t xml:space="preserve"> folder inside to add Git  version-control. A repository records versions of the files that it contains and may support multiple timelines of a project (see Branches).</w:t>
        </w:r>
      </w:ins>
    </w:p>
    <w:p w14:paraId="6C3E28BE" w14:textId="77777777" w:rsidR="009D6259" w:rsidRPr="00A32072" w:rsidRDefault="009D6259" w:rsidP="009D6259">
      <w:pPr>
        <w:rPr>
          <w:ins w:id="799" w:author="Kristian Snel [2]" w:date="2020-12-23T10:21:00Z"/>
          <w:rStyle w:val="Strong"/>
        </w:rPr>
      </w:pPr>
      <w:ins w:id="800" w:author="Kristian Snel [2]" w:date="2020-12-23T10:21:00Z">
        <w:r w:rsidRPr="00A32072">
          <w:rPr>
            <w:rStyle w:val="Strong"/>
          </w:rPr>
          <w:t>Local</w:t>
        </w:r>
      </w:ins>
    </w:p>
    <w:p w14:paraId="27AE04F9" w14:textId="77777777" w:rsidR="009D6259" w:rsidRPr="00A32072" w:rsidRDefault="009D6259" w:rsidP="009D6259">
      <w:pPr>
        <w:rPr>
          <w:ins w:id="801" w:author="Kristian Snel [2]" w:date="2020-12-23T10:21:00Z"/>
          <w:rStyle w:val="Strong"/>
        </w:rPr>
      </w:pPr>
      <w:ins w:id="802" w:author="Kristian Snel [2]" w:date="2020-12-23T10:21:00Z">
        <w:r w:rsidRPr="00A32072">
          <w:rPr>
            <w:rStyle w:val="Strong"/>
          </w:rPr>
          <w:t>Origin</w:t>
        </w:r>
      </w:ins>
    </w:p>
    <w:p w14:paraId="5A019959" w14:textId="77777777" w:rsidR="009D6259" w:rsidRPr="00A32072" w:rsidRDefault="009D6259" w:rsidP="009D6259">
      <w:pPr>
        <w:rPr>
          <w:ins w:id="803" w:author="Kristian Snel [2]" w:date="2020-12-23T10:21:00Z"/>
          <w:rStyle w:val="Strong"/>
        </w:rPr>
      </w:pPr>
      <w:ins w:id="804" w:author="Kristian Snel [2]" w:date="2020-12-23T10:21:00Z">
        <w:r w:rsidRPr="00A32072">
          <w:rPr>
            <w:rStyle w:val="Strong"/>
          </w:rPr>
          <w:t>Remote</w:t>
        </w:r>
        <w:r>
          <w:rPr>
            <w:rStyle w:val="Strong"/>
          </w:rPr>
          <w:tab/>
        </w:r>
        <w:r>
          <w:rPr>
            <w:rStyle w:val="Strong"/>
          </w:rPr>
          <w:tab/>
        </w:r>
        <w:r w:rsidRPr="00A32072">
          <w:t>A remote is a project repository that is not on your computer.</w:t>
        </w:r>
      </w:ins>
    </w:p>
    <w:p w14:paraId="0A64E3D2" w14:textId="77777777" w:rsidR="009D6259" w:rsidRPr="00A32072" w:rsidRDefault="009D6259" w:rsidP="009D6259">
      <w:pPr>
        <w:rPr>
          <w:ins w:id="805" w:author="Kristian Snel [2]" w:date="2020-12-23T10:21:00Z"/>
          <w:rStyle w:val="Strong"/>
        </w:rPr>
      </w:pPr>
      <w:ins w:id="806" w:author="Kristian Snel [2]" w:date="2020-12-23T10:21:00Z">
        <w:r w:rsidRPr="00A32072">
          <w:rPr>
            <w:rStyle w:val="Strong"/>
          </w:rPr>
          <w:t>Upstream</w:t>
        </w:r>
      </w:ins>
    </w:p>
    <w:p w14:paraId="5B84A5C3" w14:textId="77777777" w:rsidR="009D6259" w:rsidRPr="00E521AF" w:rsidRDefault="009D6259" w:rsidP="009D6259">
      <w:pPr>
        <w:ind w:left="1440" w:hanging="1440"/>
        <w:rPr>
          <w:ins w:id="807" w:author="Kristian Snel [2]" w:date="2020-12-23T10:21:00Z"/>
        </w:rPr>
      </w:pPr>
      <w:ins w:id="808" w:author="Kristian Snel [2]" w:date="2020-12-23T10:21:00Z">
        <w:r w:rsidRPr="00A32072">
          <w:rPr>
            <w:rStyle w:val="Strong"/>
          </w:rPr>
          <w:t>Commit</w:t>
        </w:r>
        <w:r>
          <w:rPr>
            <w:rStyle w:val="Strong"/>
          </w:rPr>
          <w:t xml:space="preserve"> </w:t>
        </w:r>
        <w:r>
          <w:rPr>
            <w:rStyle w:val="Strong"/>
          </w:rPr>
          <w:tab/>
        </w:r>
        <w:r>
          <w:t xml:space="preserve">A commit used to save your changes to the local repository. To commit changes, you select one or more changed files and give those changes a descriptive title/summary. Optionally you can add a description to your changes. To upload local changes, see git Push. </w:t>
        </w:r>
      </w:ins>
    </w:p>
    <w:p w14:paraId="0AD805B5" w14:textId="77777777" w:rsidR="009D6259" w:rsidRPr="00A32072" w:rsidRDefault="009D6259" w:rsidP="009D6259">
      <w:pPr>
        <w:rPr>
          <w:ins w:id="809" w:author="Kristian Snel [2]" w:date="2020-12-23T10:21:00Z"/>
        </w:rPr>
      </w:pPr>
      <w:ins w:id="810" w:author="Kristian Snel [2]" w:date="2020-12-23T10:21:00Z">
        <w:r w:rsidRPr="00A32072">
          <w:rPr>
            <w:rStyle w:val="Strong"/>
          </w:rPr>
          <w:t>Push</w:t>
        </w:r>
        <w:r>
          <w:t xml:space="preserve"> </w:t>
        </w:r>
        <w:r>
          <w:tab/>
        </w:r>
        <w:r>
          <w:tab/>
          <w:t>Pushes your commits to your origin repository.</w:t>
        </w:r>
      </w:ins>
    </w:p>
    <w:p w14:paraId="1C5F9865" w14:textId="77777777" w:rsidR="009D6259" w:rsidRPr="00A32072" w:rsidRDefault="009D6259" w:rsidP="009D6259">
      <w:pPr>
        <w:rPr>
          <w:ins w:id="811" w:author="Kristian Snel [2]" w:date="2020-12-23T10:21:00Z"/>
        </w:rPr>
      </w:pPr>
      <w:ins w:id="812" w:author="Kristian Snel [2]" w:date="2020-12-23T10:21:00Z">
        <w:r w:rsidRPr="00A32072">
          <w:rPr>
            <w:b/>
            <w:bCs/>
          </w:rPr>
          <w:t>Fetch</w:t>
        </w:r>
        <w:r>
          <w:t xml:space="preserve"> </w:t>
        </w:r>
        <w:r>
          <w:tab/>
        </w:r>
        <w:r>
          <w:tab/>
          <w:t>Downloads the commits, files and refs from a remote repository into your local repo.</w:t>
        </w:r>
      </w:ins>
    </w:p>
    <w:p w14:paraId="1A66118B" w14:textId="77777777" w:rsidR="009D6259" w:rsidRPr="00A32072" w:rsidRDefault="009D6259" w:rsidP="009D6259">
      <w:pPr>
        <w:ind w:left="1440" w:hanging="1440"/>
        <w:rPr>
          <w:ins w:id="813" w:author="Kristian Snel [2]" w:date="2020-12-23T10:21:00Z"/>
        </w:rPr>
      </w:pPr>
      <w:ins w:id="814" w:author="Kristian Snel [2]" w:date="2020-12-23T10:21:00Z">
        <w:r w:rsidRPr="00A32072">
          <w:rPr>
            <w:b/>
            <w:bCs/>
          </w:rPr>
          <w:t>Pull</w:t>
        </w:r>
        <w:r>
          <w:t xml:space="preserve"> </w:t>
        </w:r>
        <w:r>
          <w:tab/>
          <w:t>Downloads the commits, files and refs from a remote repository into your local repo and  merges this with your local branches.</w:t>
        </w:r>
      </w:ins>
    </w:p>
    <w:p w14:paraId="58BBB379" w14:textId="77777777" w:rsidR="009D6259" w:rsidRDefault="009D6259" w:rsidP="009D6259">
      <w:pPr>
        <w:ind w:left="1440" w:hanging="1440"/>
        <w:rPr>
          <w:ins w:id="815" w:author="Kristian Snel [2]" w:date="2020-12-23T10:21:00Z"/>
        </w:rPr>
      </w:pPr>
      <w:ins w:id="816" w:author="Kristian Snel [2]" w:date="2020-12-23T10:21:00Z">
        <w:r w:rsidRPr="00A32072">
          <w:rPr>
            <w:b/>
            <w:bCs/>
          </w:rPr>
          <w:lastRenderedPageBreak/>
          <w:t>Clone</w:t>
        </w:r>
        <w:r>
          <w:t xml:space="preserve"> </w:t>
        </w:r>
        <w:r>
          <w:tab/>
        </w:r>
        <w:r w:rsidRPr="00D80A91">
          <w:t>Clones a repository into a newly created directory, creates remote-tracking branches for each branch in the cloned repository (visible using git branch --remotes), and creates and checks out an initial branch that is forked from the cloned repository’s currently active branch.</w:t>
        </w:r>
        <w:r w:rsidRPr="00D80A91" w:rsidDel="00D80A91">
          <w:t xml:space="preserve"> </w:t>
        </w:r>
      </w:ins>
    </w:p>
    <w:p w14:paraId="33E108B7" w14:textId="77777777" w:rsidR="009D6259" w:rsidRDefault="009D6259" w:rsidP="009D6259">
      <w:pPr>
        <w:ind w:left="1440" w:hanging="1440"/>
        <w:rPr>
          <w:ins w:id="817" w:author="Kristian Snel [2]" w:date="2020-12-23T10:21:00Z"/>
        </w:rPr>
      </w:pPr>
      <w:ins w:id="818" w:author="Kristian Snel [2]" w:date="2020-12-23T10:21:00Z">
        <w:r w:rsidRPr="00A32072">
          <w:rPr>
            <w:b/>
            <w:bCs/>
          </w:rPr>
          <w:t>Pull Requests</w:t>
        </w:r>
        <w:r>
          <w:t xml:space="preserve"> </w:t>
        </w:r>
        <w:r>
          <w:tab/>
          <w:t>A Pull Request (PR) is a request to ask your upstream project to pull your changes into their tree. Usually, a developer makes a pull-request when they finished a feature, or made a hotfix. The developer should add summary On GitHub, you can select one or more persons to review your changes and accept your changes.</w:t>
        </w:r>
      </w:ins>
    </w:p>
    <w:p w14:paraId="5B183390" w14:textId="77777777" w:rsidR="009D6259" w:rsidRDefault="009D6259" w:rsidP="009D6259">
      <w:pPr>
        <w:ind w:left="1440" w:hanging="1440"/>
        <w:rPr>
          <w:ins w:id="819" w:author="Kristian Snel [2]" w:date="2020-12-23T10:21:00Z"/>
        </w:rPr>
      </w:pPr>
      <w:ins w:id="820" w:author="Kristian Snel [2]" w:date="2020-12-23T10:21:00Z">
        <w:r w:rsidRPr="00A32072">
          <w:rPr>
            <w:b/>
            <w:bCs/>
          </w:rPr>
          <w:t xml:space="preserve">Stash </w:t>
        </w:r>
        <w:r w:rsidRPr="00A32072">
          <w:rPr>
            <w:b/>
            <w:bCs/>
          </w:rPr>
          <w:tab/>
        </w:r>
        <w:r>
          <w:t>If two people edit the same file at the same moment a file conflict may occur. Unfortunately, this may still always occur. In this case those conflicts will be listed under the Stashed changes tab.</w:t>
        </w:r>
      </w:ins>
    </w:p>
    <w:p w14:paraId="4A7F0868" w14:textId="77777777" w:rsidR="009D6259" w:rsidRDefault="009D6259" w:rsidP="009D6259">
      <w:pPr>
        <w:rPr>
          <w:ins w:id="821" w:author="Kristian Snel [2]" w:date="2020-12-23T10:21:00Z"/>
        </w:rPr>
      </w:pPr>
      <w:ins w:id="822" w:author="Kristian Snel [2]" w:date="2020-12-23T10:21:00Z">
        <w:r>
          <w:t>Now you are ready to install Github Desktop and start your first Git project.</w:t>
        </w:r>
      </w:ins>
    </w:p>
    <w:p w14:paraId="0672699B" w14:textId="77777777" w:rsidR="009D6259" w:rsidRDefault="009D6259" w:rsidP="009D6259">
      <w:pPr>
        <w:rPr>
          <w:ins w:id="823" w:author="Kristian Snel [2]" w:date="2020-12-23T10:21:00Z"/>
        </w:rPr>
      </w:pPr>
      <w:ins w:id="824" w:author="Kristian Snel [2]" w:date="2020-12-23T10:21:00Z">
        <w:r>
          <w:rPr>
            <w:noProof/>
            <w:lang w:val="en-GB" w:eastAsia="en-GB"/>
          </w:rPr>
          <w:drawing>
            <wp:anchor distT="0" distB="0" distL="114300" distR="114300" simplePos="0" relativeHeight="251689984" behindDoc="0" locked="0" layoutInCell="1" allowOverlap="1" wp14:anchorId="562E635D" wp14:editId="4CA6B9CE">
              <wp:simplePos x="0" y="0"/>
              <wp:positionH relativeFrom="column">
                <wp:posOffset>2019300</wp:posOffset>
              </wp:positionH>
              <wp:positionV relativeFrom="paragraph">
                <wp:posOffset>112495</wp:posOffset>
              </wp:positionV>
              <wp:extent cx="4355465" cy="1005108"/>
              <wp:effectExtent l="0" t="0" r="6985" b="5080"/>
              <wp:wrapNone/>
              <wp:docPr id="294" name="Picture 29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55465" cy="1005108"/>
                      </a:xfrm>
                      <a:prstGeom prst="rect">
                        <a:avLst/>
                      </a:prstGeom>
                    </pic:spPr>
                  </pic:pic>
                </a:graphicData>
              </a:graphic>
              <wp14:sizeRelH relativeFrom="margin">
                <wp14:pctWidth>0</wp14:pctWidth>
              </wp14:sizeRelH>
              <wp14:sizeRelV relativeFrom="margin">
                <wp14:pctHeight>0</wp14:pctHeight>
              </wp14:sizeRelV>
            </wp:anchor>
          </w:drawing>
        </w:r>
      </w:ins>
    </w:p>
    <w:p w14:paraId="6E4A2165" w14:textId="77777777" w:rsidR="009D6259" w:rsidRPr="0067438F" w:rsidRDefault="009D6259" w:rsidP="009D6259">
      <w:pPr>
        <w:rPr>
          <w:ins w:id="825" w:author="Kristian Snel [2]" w:date="2020-12-23T10:21:00Z"/>
        </w:rPr>
      </w:pPr>
    </w:p>
    <w:p w14:paraId="2CF00179" w14:textId="77777777" w:rsidR="009D6259" w:rsidRDefault="009D6259" w:rsidP="009D6259">
      <w:pPr>
        <w:pStyle w:val="Heading3"/>
        <w:rPr>
          <w:ins w:id="826" w:author="Kristian Snel [2]" w:date="2020-12-23T10:21:00Z"/>
        </w:rPr>
      </w:pPr>
      <w:ins w:id="827" w:author="Kristian Snel [2]" w:date="2020-12-23T10:21:00Z">
        <w:r>
          <w:t xml:space="preserve">Setting up a test project </w:t>
        </w:r>
      </w:ins>
    </w:p>
    <w:p w14:paraId="0E755A73" w14:textId="77777777" w:rsidR="009D6259" w:rsidRPr="00C34E1C" w:rsidRDefault="009D6259" w:rsidP="009D6259">
      <w:pPr>
        <w:rPr>
          <w:ins w:id="828" w:author="Kristian Snel [2]" w:date="2020-12-23T10:21:00Z"/>
        </w:rPr>
      </w:pPr>
    </w:p>
    <w:p w14:paraId="471B98F0" w14:textId="77777777" w:rsidR="009D6259" w:rsidRDefault="009D6259" w:rsidP="009D6259">
      <w:pPr>
        <w:rPr>
          <w:ins w:id="829" w:author="Kristian Snel [2]" w:date="2020-12-23T10:21:00Z"/>
        </w:rPr>
      </w:pPr>
      <w:ins w:id="830" w:author="Kristian Snel [2]" w:date="2020-12-23T10:21:00Z">
        <w:r>
          <w:rPr>
            <w:noProof/>
            <w:lang w:val="en-GB" w:eastAsia="en-GB"/>
          </w:rPr>
          <w:drawing>
            <wp:inline distT="0" distB="0" distL="0" distR="0" wp14:anchorId="3332F791" wp14:editId="45504673">
              <wp:extent cx="4114800" cy="631831"/>
              <wp:effectExtent l="0" t="0" r="0" b="571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4800" cy="631831"/>
                      </a:xfrm>
                      <a:prstGeom prst="rect">
                        <a:avLst/>
                      </a:prstGeom>
                    </pic:spPr>
                  </pic:pic>
                </a:graphicData>
              </a:graphic>
            </wp:inline>
          </w:drawing>
        </w:r>
      </w:ins>
    </w:p>
    <w:p w14:paraId="79D08EC9" w14:textId="77777777" w:rsidR="009D6259" w:rsidRDefault="009D6259" w:rsidP="009D6259">
      <w:pPr>
        <w:pStyle w:val="Heading2"/>
        <w:rPr>
          <w:moveTo w:id="831" w:author="Kristian Snel [2]" w:date="2020-12-23T10:21:00Z"/>
        </w:rPr>
      </w:pPr>
      <w:moveToRangeStart w:id="832" w:author="Kristian Snel [2]" w:date="2020-12-23T10:21:00Z" w:name="move59611325"/>
      <w:moveTo w:id="833" w:author="Kristian Snel [2]" w:date="2020-12-23T10:21:00Z">
        <w:r>
          <w:t>Cloning an existing repository</w:t>
        </w:r>
      </w:moveTo>
    </w:p>
    <w:p w14:paraId="5102BF69" w14:textId="77777777" w:rsidR="009D6259" w:rsidRPr="008A029C" w:rsidRDefault="009D6259" w:rsidP="009D6259">
      <w:pPr>
        <w:rPr>
          <w:moveTo w:id="834" w:author="Kristian Snel [2]" w:date="2020-12-23T10:21:00Z"/>
        </w:rPr>
      </w:pPr>
      <w:moveTo w:id="835" w:author="Kristian Snel [2]" w:date="2020-12-23T10:21:00Z">
        <w:r>
          <w:t>To continue working on a project but create a copy of your own you may consider cloning an existing repository. To clone an existing repository, press the following button after installing the software.</w:t>
        </w:r>
      </w:moveTo>
    </w:p>
    <w:p w14:paraId="71760BDD" w14:textId="77777777" w:rsidR="009D6259" w:rsidRDefault="009D6259" w:rsidP="009D6259">
      <w:pPr>
        <w:rPr>
          <w:moveTo w:id="836" w:author="Kristian Snel [2]" w:date="2020-12-23T10:21:00Z"/>
        </w:rPr>
      </w:pPr>
      <w:moveTo w:id="837" w:author="Kristian Snel [2]" w:date="2020-12-23T10:21:00Z">
        <w:r>
          <w:rPr>
            <w:noProof/>
            <w:lang w:val="en-GB" w:eastAsia="en-GB"/>
          </w:rPr>
          <w:drawing>
            <wp:inline distT="0" distB="0" distL="0" distR="0" wp14:anchorId="1794002E" wp14:editId="23D79411">
              <wp:extent cx="4114800" cy="638503"/>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4800" cy="638503"/>
                      </a:xfrm>
                      <a:prstGeom prst="rect">
                        <a:avLst/>
                      </a:prstGeom>
                    </pic:spPr>
                  </pic:pic>
                </a:graphicData>
              </a:graphic>
            </wp:inline>
          </w:drawing>
        </w:r>
      </w:moveTo>
    </w:p>
    <w:p w14:paraId="58B20CA1" w14:textId="77777777" w:rsidR="009D6259" w:rsidRDefault="009D6259" w:rsidP="009D6259">
      <w:pPr>
        <w:rPr>
          <w:moveTo w:id="838" w:author="Kristian Snel [2]" w:date="2020-12-23T10:21:00Z"/>
        </w:rPr>
      </w:pPr>
      <w:moveTo w:id="839" w:author="Kristian Snel [2]" w:date="2020-12-23T10:21:00Z">
        <w:r w:rsidRPr="00405DA6">
          <w:rPr>
            <w:noProof/>
            <w:lang w:val="en-GB" w:eastAsia="en-GB"/>
          </w:rPr>
          <w:drawing>
            <wp:anchor distT="0" distB="0" distL="114300" distR="114300" simplePos="0" relativeHeight="251692032" behindDoc="0" locked="0" layoutInCell="1" allowOverlap="1" wp14:anchorId="20582239" wp14:editId="7025BA92">
              <wp:simplePos x="0" y="0"/>
              <wp:positionH relativeFrom="column">
                <wp:posOffset>2640965</wp:posOffset>
              </wp:positionH>
              <wp:positionV relativeFrom="paragraph">
                <wp:posOffset>5715</wp:posOffset>
              </wp:positionV>
              <wp:extent cx="346710" cy="181610"/>
              <wp:effectExtent l="0" t="0" r="0" b="8890"/>
              <wp:wrapNone/>
              <wp:docPr id="299" name="Picture 299"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296" t="54537" r="60269" b="20423"/>
                      <a:stretch/>
                    </pic:blipFill>
                    <pic:spPr bwMode="auto">
                      <a:xfrm>
                        <a:off x="0" y="0"/>
                        <a:ext cx="346710" cy="181610"/>
                      </a:xfrm>
                      <a:prstGeom prst="rect">
                        <a:avLst/>
                      </a:prstGeom>
                      <a:noFill/>
                      <a:ln>
                        <a:noFill/>
                      </a:ln>
                      <a:extLst>
                        <a:ext uri="{53640926-AAD7-44D8-BBD7-CCE9431645EC}">
                          <a14:shadowObscured xmlns:a14="http://schemas.microsoft.com/office/drawing/2010/main"/>
                        </a:ext>
                      </a:extLst>
                    </pic:spPr>
                  </pic:pic>
                </a:graphicData>
              </a:graphic>
            </wp:anchor>
          </w:drawing>
        </w:r>
        <w:r w:rsidRPr="00405DA6">
          <w:rPr>
            <w:noProof/>
            <w:lang w:val="en-GB" w:eastAsia="en-GB"/>
          </w:rPr>
          <w:drawing>
            <wp:anchor distT="0" distB="0" distL="114300" distR="114300" simplePos="0" relativeHeight="251693056" behindDoc="0" locked="0" layoutInCell="1" allowOverlap="1" wp14:anchorId="72737962" wp14:editId="530498AA">
              <wp:simplePos x="0" y="0"/>
              <wp:positionH relativeFrom="column">
                <wp:posOffset>3064510</wp:posOffset>
              </wp:positionH>
              <wp:positionV relativeFrom="paragraph">
                <wp:posOffset>5849</wp:posOffset>
              </wp:positionV>
              <wp:extent cx="457200" cy="181610"/>
              <wp:effectExtent l="0" t="0" r="0" b="8890"/>
              <wp:wrapNone/>
              <wp:docPr id="300" name="Picture 300"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2145" t="54537" r="7629" b="20423"/>
                      <a:stretch/>
                    </pic:blipFill>
                    <pic:spPr bwMode="auto">
                      <a:xfrm>
                        <a:off x="0" y="0"/>
                        <a:ext cx="457200" cy="18161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Or this button under File </w:t>
        </w:r>
        <w:r>
          <w:sym w:font="Wingdings" w:char="F0E0"/>
        </w:r>
        <w:r>
          <w:t xml:space="preserve"> Clone repository (  </w:t>
        </w:r>
        <w:r>
          <w:tab/>
        </w:r>
        <w:r>
          <w:tab/>
          <w:t xml:space="preserve">            + O)</w:t>
        </w:r>
      </w:moveTo>
    </w:p>
    <w:p w14:paraId="419B5355" w14:textId="77777777" w:rsidR="009D6259" w:rsidRDefault="009D6259" w:rsidP="009D6259">
      <w:pPr>
        <w:rPr>
          <w:moveTo w:id="840" w:author="Kristian Snel [2]" w:date="2020-12-23T10:21:00Z"/>
        </w:rPr>
      </w:pPr>
      <w:moveTo w:id="841" w:author="Kristian Snel [2]" w:date="2020-12-23T10:21:00Z">
        <w:r>
          <w:rPr>
            <w:noProof/>
            <w:lang w:val="en-GB" w:eastAsia="en-GB"/>
          </w:rPr>
          <w:drawing>
            <wp:inline distT="0" distB="0" distL="0" distR="0" wp14:anchorId="72619988" wp14:editId="254BE634">
              <wp:extent cx="1687286" cy="1471535"/>
              <wp:effectExtent l="0" t="0" r="825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96587" cy="1479646"/>
                      </a:xfrm>
                      <a:prstGeom prst="rect">
                        <a:avLst/>
                      </a:prstGeom>
                    </pic:spPr>
                  </pic:pic>
                </a:graphicData>
              </a:graphic>
            </wp:inline>
          </w:drawing>
        </w:r>
      </w:moveTo>
    </w:p>
    <w:p w14:paraId="7ED8AB5B" w14:textId="77777777" w:rsidR="009D6259" w:rsidRDefault="009D6259" w:rsidP="009D6259">
      <w:pPr>
        <w:rPr>
          <w:moveTo w:id="842" w:author="Kristian Snel [2]" w:date="2020-12-23T10:21:00Z"/>
        </w:rPr>
      </w:pPr>
      <w:moveTo w:id="843" w:author="Kristian Snel [2]" w:date="2020-12-23T10:21:00Z">
        <w:r>
          <w:t>To clone a repository, find a repository online, enter a url or select one of your own repositories.</w:t>
        </w:r>
      </w:moveTo>
    </w:p>
    <w:p w14:paraId="5932CD33" w14:textId="77777777" w:rsidR="009D6259" w:rsidRDefault="009D6259" w:rsidP="009D6259">
      <w:pPr>
        <w:rPr>
          <w:moveTo w:id="844" w:author="Kristian Snel [2]" w:date="2020-12-23T10:21:00Z"/>
        </w:rPr>
      </w:pPr>
      <w:moveTo w:id="845" w:author="Kristian Snel [2]" w:date="2020-12-23T10:21:00Z">
        <w:r>
          <w:t>Then simply press the clone button and watch as the clone is created and the repository is opened.</w:t>
        </w:r>
      </w:moveTo>
    </w:p>
    <w:p w14:paraId="0CF70335" w14:textId="77777777" w:rsidR="009D6259" w:rsidRDefault="009D6259" w:rsidP="009D6259">
      <w:pPr>
        <w:pStyle w:val="Heading3"/>
        <w:rPr>
          <w:moveTo w:id="846" w:author="Kristian Snel [2]" w:date="2020-12-23T10:21:00Z"/>
        </w:rPr>
      </w:pPr>
      <w:moveTo w:id="847" w:author="Kristian Snel [2]" w:date="2020-12-23T10:21:00Z">
        <w:r>
          <w:lastRenderedPageBreak/>
          <w:t>Setting up a new repository</w:t>
        </w:r>
      </w:moveTo>
    </w:p>
    <w:p w14:paraId="7B42CE62" w14:textId="77777777" w:rsidR="009D6259" w:rsidRDefault="009D6259" w:rsidP="009D6259">
      <w:pPr>
        <w:rPr>
          <w:moveTo w:id="848" w:author="Kristian Snel [2]" w:date="2020-12-23T10:21:00Z"/>
        </w:rPr>
      </w:pPr>
    </w:p>
    <w:p w14:paraId="4CF48667" w14:textId="77777777" w:rsidR="009D6259" w:rsidRPr="008A029C" w:rsidRDefault="009D6259" w:rsidP="009D6259">
      <w:pPr>
        <w:rPr>
          <w:moveTo w:id="849" w:author="Kristian Snel [2]" w:date="2020-12-23T10:21:00Z"/>
        </w:rPr>
      </w:pPr>
      <w:moveTo w:id="850" w:author="Kristian Snel [2]" w:date="2020-12-23T10:21:00Z">
        <w:r>
          <w:t>To create a new Repository right after installing Github Desktop click the button shown in the picture below.</w:t>
        </w:r>
      </w:moveTo>
    </w:p>
    <w:p w14:paraId="5BD5008C" w14:textId="77777777" w:rsidR="009D6259" w:rsidRDefault="009D6259" w:rsidP="009D6259">
      <w:pPr>
        <w:rPr>
          <w:moveTo w:id="851" w:author="Kristian Snel [2]" w:date="2020-12-23T10:21:00Z"/>
        </w:rPr>
      </w:pPr>
      <w:moveTo w:id="852" w:author="Kristian Snel [2]" w:date="2020-12-23T10:21:00Z">
        <w:r>
          <w:rPr>
            <w:noProof/>
            <w:lang w:val="en-GB" w:eastAsia="en-GB"/>
          </w:rPr>
          <w:drawing>
            <wp:inline distT="0" distB="0" distL="0" distR="0" wp14:anchorId="6BCB0CAA" wp14:editId="67B1C34D">
              <wp:extent cx="4114800" cy="642194"/>
              <wp:effectExtent l="0" t="0" r="0" b="571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642194"/>
                      </a:xfrm>
                      <a:prstGeom prst="rect">
                        <a:avLst/>
                      </a:prstGeom>
                    </pic:spPr>
                  </pic:pic>
                </a:graphicData>
              </a:graphic>
            </wp:inline>
          </w:drawing>
        </w:r>
      </w:moveTo>
    </w:p>
    <w:p w14:paraId="1582E09D" w14:textId="77777777" w:rsidR="009D6259" w:rsidRDefault="009D6259" w:rsidP="009D6259">
      <w:pPr>
        <w:rPr>
          <w:moveTo w:id="853" w:author="Kristian Snel [2]" w:date="2020-12-23T10:21:00Z"/>
        </w:rPr>
      </w:pPr>
      <w:moveTo w:id="854" w:author="Kristian Snel [2]" w:date="2020-12-23T10:21:00Z">
        <w:r>
          <w:t xml:space="preserve">If you have already opened a project, create a new repository under File </w:t>
        </w:r>
        <w:r>
          <w:sym w:font="Wingdings" w:char="F0E0"/>
        </w:r>
        <w:r>
          <w:t xml:space="preserve"> New repository</w:t>
        </w:r>
      </w:moveTo>
    </w:p>
    <w:p w14:paraId="58EFB423" w14:textId="77777777" w:rsidR="009D6259" w:rsidRDefault="009D6259" w:rsidP="009D6259">
      <w:pPr>
        <w:rPr>
          <w:moveTo w:id="855" w:author="Kristian Snel [2]" w:date="2020-12-23T10:21:00Z"/>
        </w:rPr>
      </w:pPr>
      <w:moveTo w:id="856" w:author="Kristian Snel [2]" w:date="2020-12-23T10:21:00Z">
        <w:r>
          <w:rPr>
            <w:noProof/>
            <w:lang w:val="en-GB" w:eastAsia="en-GB"/>
          </w:rPr>
          <w:drawing>
            <wp:inline distT="0" distB="0" distL="0" distR="0" wp14:anchorId="299E5065" wp14:editId="397EE9FD">
              <wp:extent cx="5943600" cy="142875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5035"/>
                      <a:stretch/>
                    </pic:blipFill>
                    <pic:spPr bwMode="auto">
                      <a:xfrm>
                        <a:off x="0" y="0"/>
                        <a:ext cx="5943600" cy="1428750"/>
                      </a:xfrm>
                      <a:prstGeom prst="rect">
                        <a:avLst/>
                      </a:prstGeom>
                      <a:ln>
                        <a:noFill/>
                      </a:ln>
                      <a:extLst>
                        <a:ext uri="{53640926-AAD7-44D8-BBD7-CCE9431645EC}">
                          <a14:shadowObscured xmlns:a14="http://schemas.microsoft.com/office/drawing/2010/main"/>
                        </a:ext>
                      </a:extLst>
                    </pic:spPr>
                  </pic:pic>
                </a:graphicData>
              </a:graphic>
            </wp:inline>
          </w:drawing>
        </w:r>
      </w:moveTo>
    </w:p>
    <w:p w14:paraId="7EDE7907" w14:textId="77777777" w:rsidR="009D6259" w:rsidRDefault="009D6259" w:rsidP="009D6259">
      <w:pPr>
        <w:rPr>
          <w:moveTo w:id="857" w:author="Kristian Snel [2]" w:date="2020-12-23T10:21:00Z"/>
        </w:rPr>
      </w:pPr>
    </w:p>
    <w:p w14:paraId="37D60B56" w14:textId="77777777" w:rsidR="009D6259" w:rsidRDefault="009D6259" w:rsidP="009D6259">
      <w:pPr>
        <w:rPr>
          <w:moveTo w:id="858" w:author="Kristian Snel [2]" w:date="2020-12-23T10:21:00Z"/>
        </w:rPr>
      </w:pPr>
      <w:moveTo w:id="859" w:author="Kristian Snel [2]" w:date="2020-12-23T10:21:00Z">
        <w:r>
          <w:t>A new repository needs a Name and a description. By default, the new Repository will be saved locally in the Users\#YourPC#\Documents\GitHub folder.</w:t>
        </w:r>
      </w:moveTo>
    </w:p>
    <w:p w14:paraId="297DBD95" w14:textId="77777777" w:rsidR="009D6259" w:rsidRDefault="009D6259" w:rsidP="009D6259">
      <w:pPr>
        <w:rPr>
          <w:moveTo w:id="860" w:author="Kristian Snel [2]" w:date="2020-12-23T10:21:00Z"/>
        </w:rPr>
      </w:pPr>
      <w:moveTo w:id="861" w:author="Kristian Snel [2]" w:date="2020-12-23T10:21:00Z">
        <w:r>
          <w:rPr>
            <w:noProof/>
            <w:lang w:val="en-GB" w:eastAsia="en-GB"/>
          </w:rPr>
          <w:drawing>
            <wp:inline distT="0" distB="0" distL="0" distR="0" wp14:anchorId="54E36AB2" wp14:editId="33811C0F">
              <wp:extent cx="2402540" cy="2743701"/>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9621" cy="2751787"/>
                      </a:xfrm>
                      <a:prstGeom prst="rect">
                        <a:avLst/>
                      </a:prstGeom>
                    </pic:spPr>
                  </pic:pic>
                </a:graphicData>
              </a:graphic>
            </wp:inline>
          </w:drawing>
        </w:r>
      </w:moveTo>
    </w:p>
    <w:p w14:paraId="57DEC0B7" w14:textId="77777777" w:rsidR="009D6259" w:rsidRDefault="009D6259" w:rsidP="009D6259">
      <w:pPr>
        <w:rPr>
          <w:moveTo w:id="862" w:author="Kristian Snel [2]" w:date="2020-12-23T10:21:00Z"/>
        </w:rPr>
      </w:pPr>
    </w:p>
    <w:moveToRangeEnd w:id="832"/>
    <w:p w14:paraId="692445FD" w14:textId="77777777" w:rsidR="009D6259" w:rsidRDefault="009D6259" w:rsidP="009D6259">
      <w:pPr>
        <w:pStyle w:val="Heading2"/>
        <w:rPr>
          <w:ins w:id="863" w:author="Kristian Snel [2]" w:date="2020-12-23T10:21:00Z"/>
        </w:rPr>
      </w:pPr>
      <w:ins w:id="864" w:author="Kristian Snel [2]" w:date="2020-12-23T10:21:00Z">
        <w:r>
          <w:lastRenderedPageBreak/>
          <w:t>Git workflow</w:t>
        </w:r>
      </w:ins>
    </w:p>
    <w:p w14:paraId="2F9DDA98" w14:textId="77777777" w:rsidR="009D6259" w:rsidRDefault="009D6259" w:rsidP="009D6259">
      <w:pPr>
        <w:pStyle w:val="Heading3"/>
        <w:rPr>
          <w:ins w:id="865" w:author="Kristian Snel [2]" w:date="2020-12-23T10:21:00Z"/>
        </w:rPr>
      </w:pPr>
      <w:ins w:id="866" w:author="Kristian Snel [2]" w:date="2020-12-23T10:21:00Z">
        <w:r>
          <w:t>Push pull requests</w:t>
        </w:r>
      </w:ins>
    </w:p>
    <w:p w14:paraId="55D7D155" w14:textId="77777777" w:rsidR="009D6259" w:rsidRPr="004511BE" w:rsidRDefault="009D6259" w:rsidP="009D6259">
      <w:pPr>
        <w:rPr>
          <w:ins w:id="867" w:author="Kristian Snel [2]" w:date="2020-12-23T10:21:00Z"/>
        </w:rPr>
      </w:pPr>
      <w:ins w:id="868" w:author="Kristian Snel [2]" w:date="2020-12-23T10:21:00Z">
        <w:r>
          <w:t xml:space="preserve">Git functions by users sending updates and receiving them periodically. The power of Git is in the ability to update and receive files when you decide so. When using Git, an update from others is usually called a </w:t>
        </w:r>
        <w:r w:rsidRPr="004F345B">
          <w:rPr>
            <w:rStyle w:val="IntenseQuoteChar"/>
          </w:rPr>
          <w:t>Pull request</w:t>
        </w:r>
        <w:r>
          <w:t xml:space="preserve">. While sending changed files over to the server or other people is generally called a </w:t>
        </w:r>
        <w:r w:rsidRPr="004F345B">
          <w:rPr>
            <w:rStyle w:val="IntenseQuoteChar"/>
          </w:rPr>
          <w:t>Push request</w:t>
        </w:r>
        <w:r>
          <w:t xml:space="preserve">. If a user wishes to see if any files changed over at their team members, they could perform a so-called </w:t>
        </w:r>
        <w:r w:rsidRPr="00775B6C">
          <w:rPr>
            <w:rStyle w:val="IntenseQuoteChar"/>
          </w:rPr>
          <w:t>Fetch request</w:t>
        </w:r>
        <w:r>
          <w:t>. Therefore, A Pull request is always followed up by a Fetch request.</w:t>
        </w:r>
      </w:ins>
    </w:p>
    <w:p w14:paraId="53869B18" w14:textId="77777777" w:rsidR="009D6259" w:rsidRDefault="009D6259" w:rsidP="009D6259">
      <w:pPr>
        <w:rPr>
          <w:ins w:id="869" w:author="Kristian Snel [2]" w:date="2020-12-23T10:21:00Z"/>
        </w:rPr>
      </w:pPr>
      <w:ins w:id="870" w:author="Kristian Snel [2]" w:date="2020-12-23T10:21:00Z">
        <w:r>
          <w:rPr>
            <w:noProof/>
            <w:lang w:val="en-GB" w:eastAsia="en-GB"/>
          </w:rPr>
          <w:drawing>
            <wp:inline distT="0" distB="0" distL="0" distR="0" wp14:anchorId="445F4D88" wp14:editId="172E3AFE">
              <wp:extent cx="1600200" cy="352492"/>
              <wp:effectExtent l="0" t="0" r="0"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12301" cy="355158"/>
                      </a:xfrm>
                      <a:prstGeom prst="rect">
                        <a:avLst/>
                      </a:prstGeom>
                    </pic:spPr>
                  </pic:pic>
                </a:graphicData>
              </a:graphic>
            </wp:inline>
          </w:drawing>
        </w:r>
        <w:r>
          <w:rPr>
            <w:noProof/>
            <w:lang w:val="en-GB" w:eastAsia="en-GB"/>
          </w:rPr>
          <w:drawing>
            <wp:inline distT="0" distB="0" distL="0" distR="0" wp14:anchorId="6399DAEB" wp14:editId="20704F80">
              <wp:extent cx="2280557" cy="297805"/>
              <wp:effectExtent l="0" t="0" r="0" b="762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0752" cy="305665"/>
                      </a:xfrm>
                      <a:prstGeom prst="rect">
                        <a:avLst/>
                      </a:prstGeom>
                    </pic:spPr>
                  </pic:pic>
                </a:graphicData>
              </a:graphic>
            </wp:inline>
          </w:drawing>
        </w:r>
      </w:ins>
    </w:p>
    <w:p w14:paraId="6DF8D32A" w14:textId="77777777" w:rsidR="009D6259" w:rsidRDefault="009D6259" w:rsidP="009D6259">
      <w:pPr>
        <w:rPr>
          <w:ins w:id="871" w:author="Kristian Snel [2]" w:date="2020-12-23T10:21:00Z"/>
        </w:rPr>
      </w:pPr>
      <w:ins w:id="872" w:author="Kristian Snel [2]" w:date="2020-12-23T10:21:00Z">
        <w:r>
          <w:t xml:space="preserve">A Push request is initiated by </w:t>
        </w:r>
        <w:r w:rsidRPr="004D0E15">
          <w:rPr>
            <w:rStyle w:val="IntenseQuoteChar"/>
          </w:rPr>
          <w:t>committing</w:t>
        </w:r>
        <w:r>
          <w:t>. Committing is the process of submitting your changed files with a description about what changed.</w:t>
        </w:r>
      </w:ins>
    </w:p>
    <w:p w14:paraId="7DC9DE3A" w14:textId="77777777" w:rsidR="009D6259" w:rsidRDefault="009D6259" w:rsidP="009D6259">
      <w:pPr>
        <w:rPr>
          <w:ins w:id="873" w:author="Kristian Snel [2]" w:date="2020-12-23T10:21:00Z"/>
        </w:rPr>
      </w:pPr>
    </w:p>
    <w:p w14:paraId="02CD41E3" w14:textId="77777777" w:rsidR="009D6259" w:rsidRPr="00C21DBD" w:rsidRDefault="009D6259" w:rsidP="009D6259">
      <w:pPr>
        <w:pStyle w:val="Heading2"/>
        <w:rPr>
          <w:ins w:id="874" w:author="Kristian Snel [2]" w:date="2020-12-23T10:21:00Z"/>
        </w:rPr>
      </w:pPr>
      <w:ins w:id="875" w:author="Kristian Snel [2]" w:date="2020-12-23T10:21:00Z">
        <w:r>
          <w:t>Branching</w:t>
        </w:r>
      </w:ins>
    </w:p>
    <w:p w14:paraId="17655817" w14:textId="77777777" w:rsidR="009D6259" w:rsidRDefault="009D6259" w:rsidP="009D6259">
      <w:pPr>
        <w:pStyle w:val="Heading3"/>
        <w:rPr>
          <w:ins w:id="876" w:author="Kristian Snel [2]" w:date="2020-12-23T10:21:00Z"/>
        </w:rPr>
      </w:pPr>
      <w:ins w:id="877" w:author="Kristian Snel [2]" w:date="2020-12-23T10:21:00Z">
        <w:r>
          <w:t>Master branch</w:t>
        </w:r>
      </w:ins>
    </w:p>
    <w:p w14:paraId="25F12DCC" w14:textId="77777777" w:rsidR="009D6259" w:rsidRDefault="009D6259" w:rsidP="009D6259">
      <w:pPr>
        <w:rPr>
          <w:ins w:id="878" w:author="Kristian Snel [2]" w:date="2020-12-23T10:21:00Z"/>
        </w:rPr>
      </w:pPr>
      <w:ins w:id="879" w:author="Kristian Snel [2]" w:date="2020-12-23T10:21:00Z">
        <w:r>
          <w:t xml:space="preserve">A branch is best explained as a separate timeline of a project. To allow multiple persons to work on the same project different branches may be desirable to prevent conflicts and allow testing of individual functionality. A user may create a branch, add changes, test those and then suggest the updated content to be used in the </w:t>
        </w:r>
        <w:r w:rsidRPr="00B63497">
          <w:rPr>
            <w:rStyle w:val="IntenseQuoteChar"/>
          </w:rPr>
          <w:t>master branch</w:t>
        </w:r>
        <w:r>
          <w:t xml:space="preserve">. The master branch is where usually all branches come together and form the final project files. Updating a separate branch into the master branch is called </w:t>
        </w:r>
        <w:r w:rsidRPr="007B2957">
          <w:rPr>
            <w:rStyle w:val="IntenseEmphasis"/>
          </w:rPr>
          <w:t>merging</w:t>
        </w:r>
        <w:r>
          <w:t>.</w:t>
        </w:r>
      </w:ins>
    </w:p>
    <w:p w14:paraId="3076A182" w14:textId="77777777" w:rsidR="009D6259" w:rsidRDefault="009D6259" w:rsidP="009D6259">
      <w:pPr>
        <w:jc w:val="center"/>
        <w:rPr>
          <w:ins w:id="880" w:author="Kristian Snel [2]" w:date="2020-12-23T10:21:00Z"/>
        </w:rPr>
      </w:pPr>
      <w:ins w:id="881" w:author="Kristian Snel [2]" w:date="2020-12-23T10:21:00Z">
        <w:r>
          <w:rPr>
            <w:noProof/>
            <w:lang w:val="en-GB" w:eastAsia="en-GB"/>
          </w:rPr>
          <w:drawing>
            <wp:inline distT="0" distB="0" distL="0" distR="0" wp14:anchorId="02AFF063" wp14:editId="32A5BC70">
              <wp:extent cx="4197927" cy="1909583"/>
              <wp:effectExtent l="0" t="0" r="0" b="0"/>
              <wp:docPr id="307" name="Picture 3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07903" cy="1914121"/>
                      </a:xfrm>
                      <a:prstGeom prst="rect">
                        <a:avLst/>
                      </a:prstGeom>
                    </pic:spPr>
                  </pic:pic>
                </a:graphicData>
              </a:graphic>
            </wp:inline>
          </w:drawing>
        </w:r>
      </w:ins>
    </w:p>
    <w:p w14:paraId="521ECD1F" w14:textId="77777777" w:rsidR="009D6259" w:rsidRPr="009E3C3D" w:rsidRDefault="009D6259" w:rsidP="009D6259">
      <w:pPr>
        <w:rPr>
          <w:ins w:id="882" w:author="Kristian Snel [2]" w:date="2020-12-23T10:21:00Z"/>
        </w:rPr>
      </w:pPr>
      <w:ins w:id="883" w:author="Kristian Snel [2]" w:date="2020-12-23T10:21:00Z">
        <w:r>
          <w:br w:type="page"/>
        </w:r>
      </w:ins>
    </w:p>
    <w:p w14:paraId="37FA0328" w14:textId="4DC8C893" w:rsidR="00217F86" w:rsidRDefault="00217F86" w:rsidP="00217F86">
      <w:pPr>
        <w:pStyle w:val="Heading2"/>
        <w:rPr>
          <w:ins w:id="884" w:author="Laat,Tim T.H.J. de" w:date="2020-12-01T13:27:00Z"/>
        </w:rPr>
      </w:pPr>
      <w:ins w:id="885" w:author="Laat,Tim T.H.J. de" w:date="2020-12-01T13:28:00Z">
        <w:r>
          <w:lastRenderedPageBreak/>
          <w:t>Branching</w:t>
        </w:r>
      </w:ins>
      <w:bookmarkEnd w:id="779"/>
    </w:p>
    <w:p w14:paraId="04986C96" w14:textId="243522EB" w:rsidR="00217F86" w:rsidRPr="00F409EC" w:rsidDel="00F409EC" w:rsidRDefault="00217F86">
      <w:pPr>
        <w:rPr>
          <w:del w:id="886" w:author="Kristian Snel" w:date="2020-12-09T21:19:00Z"/>
          <w:moveTo w:id="887" w:author="Laat,Tim T.H.J. de" w:date="2020-12-01T13:27:00Z"/>
          <w:b/>
          <w:bCs/>
          <w:rPrChange w:id="888" w:author="Kristian Snel" w:date="2020-12-09T21:19:00Z">
            <w:rPr>
              <w:del w:id="889" w:author="Kristian Snel" w:date="2020-12-09T21:19:00Z"/>
              <w:moveTo w:id="890" w:author="Laat,Tim T.H.J. de" w:date="2020-12-01T13:27:00Z"/>
            </w:rPr>
          </w:rPrChange>
        </w:rPr>
        <w:pPrChange w:id="891" w:author="Kristian Snel" w:date="2020-12-09T21:19:00Z">
          <w:pPr>
            <w:pStyle w:val="ListParagraph"/>
            <w:numPr>
              <w:numId w:val="4"/>
            </w:numPr>
            <w:ind w:left="360" w:hanging="360"/>
          </w:pPr>
        </w:pPrChange>
      </w:pPr>
      <w:moveToRangeStart w:id="892" w:author="Laat,Tim T.H.J. de" w:date="2020-12-01T13:27:00Z" w:name="move57721665"/>
      <w:moveTo w:id="893" w:author="Laat,Tim T.H.J. de" w:date="2020-12-01T13:27:00Z">
        <w:r w:rsidRPr="00F409EC">
          <w:rPr>
            <w:b/>
            <w:bCs/>
            <w:rPrChange w:id="894" w:author="Kristian Snel" w:date="2020-12-09T21:19:00Z">
              <w:rPr/>
            </w:rPrChange>
          </w:rPr>
          <w:t>Branch</w:t>
        </w:r>
      </w:moveTo>
      <w:ins w:id="895" w:author="Kristian Snel" w:date="2020-12-09T21:19:00Z">
        <w:r w:rsidR="00F409EC">
          <w:t xml:space="preserve"> </w:t>
        </w:r>
        <w:r w:rsidR="00F409EC">
          <w:tab/>
        </w:r>
      </w:ins>
    </w:p>
    <w:p w14:paraId="668A6F36" w14:textId="7FB9C61B" w:rsidR="00217F86" w:rsidDel="00F409EC" w:rsidRDefault="00217F86" w:rsidP="00F409EC">
      <w:pPr>
        <w:ind w:left="1440" w:hanging="1440"/>
        <w:rPr>
          <w:del w:id="896" w:author="Kristian Snel" w:date="2020-12-09T21:19:00Z"/>
          <w:b/>
          <w:bCs/>
        </w:rPr>
      </w:pPr>
      <w:moveTo w:id="897" w:author="Laat,Tim T.H.J. de" w:date="2020-12-01T13:27:00Z">
        <w:r>
          <w:t>A branch is an alternative timeline of a Repository (or project folder). This means that you may work on the same project but can also view the old unchanged files as they were before “branching”.</w:t>
        </w:r>
      </w:moveTo>
    </w:p>
    <w:p w14:paraId="14F1FFC9" w14:textId="77777777" w:rsidR="00F409EC" w:rsidRDefault="00F409EC">
      <w:pPr>
        <w:ind w:left="1440" w:hanging="1440"/>
        <w:rPr>
          <w:ins w:id="898" w:author="Kristian Snel" w:date="2020-12-09T21:19:00Z"/>
          <w:moveTo w:id="899" w:author="Laat,Tim T.H.J. de" w:date="2020-12-01T13:27:00Z"/>
        </w:rPr>
        <w:pPrChange w:id="900" w:author="Kristian Snel" w:date="2020-12-09T21:19:00Z">
          <w:pPr>
            <w:ind w:left="360"/>
          </w:pPr>
        </w:pPrChange>
      </w:pPr>
    </w:p>
    <w:p w14:paraId="67D957B6" w14:textId="4ADCDA3C" w:rsidR="00217F86" w:rsidRPr="00F409EC" w:rsidDel="00056B37" w:rsidRDefault="00217F86">
      <w:pPr>
        <w:rPr>
          <w:del w:id="901" w:author="Laat,Tim T.H.J. de" w:date="2020-12-01T13:28:00Z"/>
          <w:moveTo w:id="902" w:author="Laat,Tim T.H.J. de" w:date="2020-12-01T13:27:00Z"/>
          <w:rStyle w:val="Strong"/>
          <w:rPrChange w:id="903" w:author="Kristian Snel" w:date="2020-12-09T21:19:00Z">
            <w:rPr>
              <w:del w:id="904" w:author="Laat,Tim T.H.J. de" w:date="2020-12-01T13:28:00Z"/>
              <w:moveTo w:id="905" w:author="Laat,Tim T.H.J. de" w:date="2020-12-01T13:27:00Z"/>
            </w:rPr>
          </w:rPrChange>
        </w:rPr>
        <w:pPrChange w:id="906" w:author="Kristian Snel" w:date="2020-12-09T21:19:00Z">
          <w:pPr>
            <w:pStyle w:val="ListParagraph"/>
            <w:numPr>
              <w:numId w:val="4"/>
            </w:numPr>
            <w:ind w:left="360" w:hanging="360"/>
          </w:pPr>
        </w:pPrChange>
      </w:pPr>
      <w:moveTo w:id="907" w:author="Laat,Tim T.H.J. de" w:date="2020-12-01T13:27:00Z">
        <w:del w:id="908" w:author="Laat,Tim T.H.J. de" w:date="2020-12-01T13:28:00Z">
          <w:r w:rsidRPr="00F409EC" w:rsidDel="00217F86">
            <w:rPr>
              <w:rStyle w:val="Strong"/>
              <w:rPrChange w:id="909" w:author="Kristian Snel" w:date="2020-12-09T21:19:00Z">
                <w:rPr/>
              </w:rPrChange>
            </w:rPr>
            <w:delText>Stashed changes</w:delText>
          </w:r>
        </w:del>
      </w:moveTo>
    </w:p>
    <w:p w14:paraId="4D88009E" w14:textId="1F63AE6F" w:rsidR="00217F86" w:rsidDel="00F409EC" w:rsidRDefault="00217F86">
      <w:pPr>
        <w:ind w:left="1440" w:hanging="1440"/>
        <w:rPr>
          <w:ins w:id="910" w:author="Laat,Tim T.H.J. de" w:date="2020-12-01T13:27:00Z"/>
          <w:del w:id="911" w:author="Kristian Snel" w:date="2020-12-09T21:19:00Z"/>
        </w:rPr>
        <w:pPrChange w:id="912" w:author="Kristian Snel" w:date="2020-12-09T21:19:00Z">
          <w:pPr>
            <w:pStyle w:val="ListParagraph"/>
            <w:numPr>
              <w:numId w:val="4"/>
            </w:numPr>
            <w:ind w:left="360" w:hanging="360"/>
          </w:pPr>
        </w:pPrChange>
      </w:pPr>
      <w:moveTo w:id="913" w:author="Laat,Tim T.H.J. de" w:date="2020-12-01T13:27:00Z">
        <w:del w:id="914" w:author="Laat,Tim T.H.J. de" w:date="2020-12-01T13:28:00Z">
          <w:r w:rsidRPr="00F409EC" w:rsidDel="00056B37">
            <w:rPr>
              <w:rStyle w:val="Strong"/>
              <w:rPrChange w:id="915" w:author="Kristian Snel" w:date="2020-12-09T21:19:00Z">
                <w:rPr/>
              </w:rPrChange>
            </w:rPr>
            <w:delText>If two people edit the same file at the same moment a file conflict may occur. Unfortunately, this may still always occur. In this case those conflicts will be listed under the Stashed changes tab.</w:delText>
          </w:r>
        </w:del>
      </w:moveTo>
      <w:ins w:id="916" w:author="Laat,Tim T.H.J. de" w:date="2020-12-01T13:27:00Z">
        <w:r w:rsidRPr="00F409EC">
          <w:rPr>
            <w:rStyle w:val="Strong"/>
            <w:rPrChange w:id="917" w:author="Kristian Snel" w:date="2020-12-09T21:19:00Z">
              <w:rPr/>
            </w:rPrChange>
          </w:rPr>
          <w:t>Merge</w:t>
        </w:r>
      </w:ins>
      <w:ins w:id="918" w:author="Kristian Snel" w:date="2020-12-09T21:19:00Z">
        <w:r w:rsidR="00F409EC">
          <w:t xml:space="preserve"> </w:t>
        </w:r>
        <w:r w:rsidR="00F409EC">
          <w:tab/>
          <w:t>…</w:t>
        </w:r>
      </w:ins>
    </w:p>
    <w:p w14:paraId="758C94B9" w14:textId="73BF2794" w:rsidR="00217F86" w:rsidRDefault="0020498F">
      <w:pPr>
        <w:ind w:left="1440" w:hanging="1440"/>
        <w:rPr>
          <w:ins w:id="919" w:author="Laat,Tim T.H.J. de" w:date="2020-12-01T13:27:00Z"/>
        </w:rPr>
        <w:pPrChange w:id="920" w:author="Kristian Snel" w:date="2020-12-09T21:19:00Z">
          <w:pPr>
            <w:ind w:left="360"/>
          </w:pPr>
        </w:pPrChange>
      </w:pPr>
      <w:ins w:id="921" w:author="Laat,Tim T.H.J. de" w:date="2020-12-01T13:40:00Z">
        <w:del w:id="922" w:author="Kristian Snel" w:date="2020-12-09T21:19:00Z">
          <w:r w:rsidDel="00F409EC">
            <w:delText>…</w:delText>
          </w:r>
        </w:del>
      </w:ins>
    </w:p>
    <w:p w14:paraId="2D32698E" w14:textId="0CC87392" w:rsidR="00217F86" w:rsidDel="00F409EC" w:rsidRDefault="00217F86">
      <w:pPr>
        <w:rPr>
          <w:ins w:id="923" w:author="Laat,Tim T.H.J. de" w:date="2020-12-01T13:27:00Z"/>
          <w:del w:id="924" w:author="Kristian Snel" w:date="2020-12-09T21:19:00Z"/>
        </w:rPr>
        <w:pPrChange w:id="925" w:author="Kristian Snel" w:date="2020-12-09T21:19:00Z">
          <w:pPr>
            <w:pStyle w:val="ListParagraph"/>
            <w:numPr>
              <w:numId w:val="4"/>
            </w:numPr>
            <w:ind w:left="360" w:hanging="360"/>
          </w:pPr>
        </w:pPrChange>
      </w:pPr>
      <w:ins w:id="926" w:author="Laat,Tim T.H.J. de" w:date="2020-12-01T13:27:00Z">
        <w:r w:rsidRPr="00F409EC">
          <w:rPr>
            <w:rStyle w:val="Strong"/>
            <w:rPrChange w:id="927" w:author="Kristian Snel" w:date="2020-12-09T21:20:00Z">
              <w:rPr/>
            </w:rPrChange>
          </w:rPr>
          <w:t>Rebase</w:t>
        </w:r>
      </w:ins>
      <w:ins w:id="928" w:author="Kristian Snel" w:date="2020-12-09T21:19:00Z">
        <w:r w:rsidR="00F409EC" w:rsidRPr="00F409EC">
          <w:rPr>
            <w:rStyle w:val="Strong"/>
            <w:rPrChange w:id="929" w:author="Kristian Snel" w:date="2020-12-09T21:20:00Z">
              <w:rPr>
                <w:b/>
                <w:bCs/>
              </w:rPr>
            </w:rPrChange>
          </w:rPr>
          <w:t xml:space="preserve"> </w:t>
        </w:r>
        <w:r w:rsidR="00F409EC" w:rsidRPr="00F409EC">
          <w:rPr>
            <w:rStyle w:val="Strong"/>
            <w:rPrChange w:id="930" w:author="Kristian Snel" w:date="2020-12-09T21:20:00Z">
              <w:rPr>
                <w:b/>
                <w:bCs/>
              </w:rPr>
            </w:rPrChange>
          </w:rPr>
          <w:tab/>
        </w:r>
        <w:r w:rsidR="00F409EC" w:rsidRPr="00F409EC">
          <w:rPr>
            <w:rPrChange w:id="931" w:author="Kristian Snel" w:date="2020-12-09T21:19:00Z">
              <w:rPr>
                <w:b/>
                <w:bCs/>
              </w:rPr>
            </w:rPrChange>
          </w:rPr>
          <w:tab/>
          <w:t>…</w:t>
        </w:r>
      </w:ins>
    </w:p>
    <w:p w14:paraId="0208393E" w14:textId="3E9C16C1" w:rsidR="00217F86" w:rsidRDefault="00277B1A" w:rsidP="00217F86">
      <w:pPr>
        <w:rPr>
          <w:ins w:id="932" w:author="Laat,Tim T.H.J. de" w:date="2020-12-01T13:40:00Z"/>
        </w:rPr>
      </w:pPr>
      <w:ins w:id="933" w:author="Laat,Tim T.H.J. de" w:date="2020-12-01T13:40:00Z">
        <w:del w:id="934" w:author="Kristian Snel" w:date="2020-12-09T21:19:00Z">
          <w:r w:rsidDel="00F409EC">
            <w:delText>…</w:delText>
          </w:r>
        </w:del>
      </w:ins>
    </w:p>
    <w:p w14:paraId="790014FC" w14:textId="0C2F1965" w:rsidR="00464253" w:rsidRPr="00F409EC" w:rsidDel="00F409EC" w:rsidRDefault="00464253">
      <w:pPr>
        <w:rPr>
          <w:ins w:id="935" w:author="Laat,Tim T.H.J. de" w:date="2020-12-01T13:40:00Z"/>
          <w:del w:id="936" w:author="Kristian Snel" w:date="2020-12-09T21:20:00Z"/>
          <w:rStyle w:val="Strong"/>
          <w:rPrChange w:id="937" w:author="Kristian Snel" w:date="2020-12-09T21:20:00Z">
            <w:rPr>
              <w:ins w:id="938" w:author="Laat,Tim T.H.J. de" w:date="2020-12-01T13:40:00Z"/>
              <w:del w:id="939" w:author="Kristian Snel" w:date="2020-12-09T21:20:00Z"/>
            </w:rPr>
          </w:rPrChange>
        </w:rPr>
        <w:pPrChange w:id="940" w:author="Kristian Snel" w:date="2020-12-09T21:19:00Z">
          <w:pPr>
            <w:pStyle w:val="ListParagraph"/>
            <w:numPr>
              <w:numId w:val="4"/>
            </w:numPr>
            <w:ind w:left="360" w:hanging="360"/>
          </w:pPr>
        </w:pPrChange>
      </w:pPr>
      <w:ins w:id="941" w:author="Laat,Tim T.H.J. de" w:date="2020-12-01T13:40:00Z">
        <w:r w:rsidRPr="00F409EC">
          <w:rPr>
            <w:rStyle w:val="Strong"/>
            <w:rPrChange w:id="942" w:author="Kristian Snel" w:date="2020-12-09T21:20:00Z">
              <w:rPr/>
            </w:rPrChange>
          </w:rPr>
          <w:t>Merge conflict</w:t>
        </w:r>
      </w:ins>
      <w:ins w:id="943" w:author="Kristian Snel" w:date="2020-12-09T21:20:00Z">
        <w:r w:rsidR="00F409EC" w:rsidRPr="00F409EC">
          <w:rPr>
            <w:rStyle w:val="Strong"/>
            <w:rPrChange w:id="944" w:author="Kristian Snel" w:date="2020-12-09T21:20:00Z">
              <w:rPr/>
            </w:rPrChange>
          </w:rPr>
          <w:tab/>
        </w:r>
      </w:ins>
    </w:p>
    <w:p w14:paraId="0521B3EC" w14:textId="562F8F89" w:rsidR="00464253" w:rsidRPr="00F409EC" w:rsidRDefault="00464253" w:rsidP="00217F86">
      <w:pPr>
        <w:rPr>
          <w:ins w:id="945" w:author="Laat,Tim T.H.J. de" w:date="2020-12-01T13:28:00Z"/>
          <w:rStyle w:val="Strong"/>
          <w:rPrChange w:id="946" w:author="Kristian Snel" w:date="2020-12-09T21:20:00Z">
            <w:rPr>
              <w:ins w:id="947" w:author="Laat,Tim T.H.J. de" w:date="2020-12-01T13:28:00Z"/>
            </w:rPr>
          </w:rPrChange>
        </w:rPr>
      </w:pPr>
      <w:ins w:id="948" w:author="Laat,Tim T.H.J. de" w:date="2020-12-01T13:40:00Z">
        <w:r w:rsidRPr="00F409EC">
          <w:rPr>
            <w:rStyle w:val="Strong"/>
            <w:rPrChange w:id="949" w:author="Kristian Snel" w:date="2020-12-09T21:20:00Z">
              <w:rPr/>
            </w:rPrChange>
          </w:rPr>
          <w:t>…</w:t>
        </w:r>
      </w:ins>
    </w:p>
    <w:p w14:paraId="4002019B" w14:textId="4ED53C50" w:rsidR="004C37C3" w:rsidDel="00EA197A" w:rsidRDefault="004C37C3" w:rsidP="004C37C3">
      <w:pPr>
        <w:rPr>
          <w:ins w:id="950" w:author="Laat,Tim T.H.J. de" w:date="2020-12-01T13:42:00Z"/>
          <w:del w:id="951" w:author="Tim Laat" w:date="2020-12-01T22:24:00Z"/>
        </w:rPr>
      </w:pPr>
      <w:ins w:id="952" w:author="Laat,Tim T.H.J. de" w:date="2020-12-01T13:42:00Z">
        <w:del w:id="953" w:author="Tim Laat" w:date="2020-12-01T22:24:00Z">
          <w:r w:rsidDel="00EA197A">
            <w:delText>…</w:delText>
          </w:r>
        </w:del>
      </w:ins>
    </w:p>
    <w:p w14:paraId="7184D9C5" w14:textId="77777777" w:rsidR="004C37C3" w:rsidRDefault="004C37C3">
      <w:pPr>
        <w:rPr>
          <w:ins w:id="954" w:author="Laat,Tim T.H.J. de" w:date="2020-12-01T13:42:00Z"/>
        </w:rPr>
        <w:pPrChange w:id="955" w:author="Laat,Tim T.H.J. de" w:date="2020-12-01T13:42:00Z">
          <w:pPr>
            <w:pStyle w:val="ListParagraph"/>
            <w:numPr>
              <w:numId w:val="4"/>
            </w:numPr>
            <w:ind w:left="360" w:hanging="360"/>
          </w:pPr>
        </w:pPrChange>
      </w:pPr>
    </w:p>
    <w:p w14:paraId="0D7890AA" w14:textId="46731A71" w:rsidR="002E39DA" w:rsidRDefault="002E39DA" w:rsidP="002E39DA">
      <w:pPr>
        <w:pStyle w:val="Heading2"/>
        <w:rPr>
          <w:ins w:id="956" w:author="Laat,Tim T.H.J. de" w:date="2020-12-01T13:46:00Z"/>
        </w:rPr>
      </w:pPr>
      <w:bookmarkStart w:id="957" w:name="_Toc58443195"/>
      <w:ins w:id="958" w:author="Laat,Tim T.H.J. de" w:date="2020-12-01T13:46:00Z">
        <w:r>
          <w:t>Git Issues</w:t>
        </w:r>
        <w:bookmarkEnd w:id="957"/>
      </w:ins>
    </w:p>
    <w:p w14:paraId="0E8B7524" w14:textId="77777777" w:rsidR="004C37C3" w:rsidRDefault="004C37C3">
      <w:pPr>
        <w:rPr>
          <w:ins w:id="959" w:author="Laat,Tim T.H.J. de" w:date="2020-12-01T13:28:00Z"/>
        </w:rPr>
      </w:pPr>
    </w:p>
    <w:p w14:paraId="181AC7B0" w14:textId="77777777" w:rsidR="00056B37" w:rsidRDefault="00056B37">
      <w:pPr>
        <w:rPr>
          <w:ins w:id="960" w:author="Laat,Tim T.H.J. de" w:date="2020-12-01T13:27:00Z"/>
        </w:rPr>
        <w:pPrChange w:id="961" w:author="Laat,Tim T.H.J. de" w:date="2020-12-01T13:27:00Z">
          <w:pPr>
            <w:ind w:left="360"/>
          </w:pPr>
        </w:pPrChange>
      </w:pPr>
    </w:p>
    <w:p w14:paraId="7A9CC7F6" w14:textId="7621A512" w:rsidR="00217F86" w:rsidRDefault="00217F86">
      <w:pPr>
        <w:jc w:val="center"/>
        <w:rPr>
          <w:moveTo w:id="962" w:author="Laat,Tim T.H.J. de" w:date="2020-12-01T13:27:00Z"/>
        </w:rPr>
        <w:pPrChange w:id="963" w:author="Kristian Snel" w:date="2020-12-09T21:40:00Z">
          <w:pPr>
            <w:ind w:left="360"/>
          </w:pPr>
        </w:pPrChange>
      </w:pPr>
      <w:ins w:id="964" w:author="Laat,Tim T.H.J. de" w:date="2020-12-01T13:28:00Z">
        <w:r>
          <w:rPr>
            <w:noProof/>
            <w:lang w:val="en-GB" w:eastAsia="en-GB"/>
          </w:rPr>
          <w:drawing>
            <wp:inline distT="0" distB="0" distL="0" distR="0" wp14:anchorId="194A7E05" wp14:editId="4EB6EC2A">
              <wp:extent cx="5471515" cy="3098208"/>
              <wp:effectExtent l="0" t="0" r="0" b="698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85366" cy="3106051"/>
                      </a:xfrm>
                      <a:prstGeom prst="rect">
                        <a:avLst/>
                      </a:prstGeom>
                      <a:noFill/>
                      <a:ln>
                        <a:noFill/>
                      </a:ln>
                    </pic:spPr>
                  </pic:pic>
                </a:graphicData>
              </a:graphic>
            </wp:inline>
          </w:drawing>
        </w:r>
      </w:ins>
    </w:p>
    <w:moveToRangeEnd w:id="892"/>
    <w:p w14:paraId="6EC92FD5" w14:textId="116ED021" w:rsidR="00217F86" w:rsidRDefault="00217F86" w:rsidP="00217F86">
      <w:pPr>
        <w:rPr>
          <w:ins w:id="965" w:author="Laat,Tim T.H.J. de" w:date="2020-12-01T13:43:00Z"/>
        </w:rPr>
      </w:pPr>
    </w:p>
    <w:p w14:paraId="633332D7" w14:textId="3E324C6E" w:rsidR="00C4632B" w:rsidRDefault="00C4632B" w:rsidP="00217F86">
      <w:pPr>
        <w:rPr>
          <w:ins w:id="966" w:author="Laat,Tim T.H.J. de" w:date="2020-12-01T13:43:00Z"/>
        </w:rPr>
      </w:pPr>
    </w:p>
    <w:p w14:paraId="2AAAE823" w14:textId="4B67B229" w:rsidR="00C4632B" w:rsidRDefault="00C4632B">
      <w:pPr>
        <w:rPr>
          <w:ins w:id="967" w:author="Laat,Tim T.H.J. de" w:date="2020-12-01T13:44:00Z"/>
        </w:rPr>
      </w:pPr>
      <w:ins w:id="968" w:author="Laat,Tim T.H.J. de" w:date="2020-12-01T13:44:00Z">
        <w:r>
          <w:br w:type="page"/>
        </w:r>
      </w:ins>
    </w:p>
    <w:p w14:paraId="642AA296" w14:textId="52AC5093" w:rsidR="00C4632B" w:rsidRPr="003E45BC" w:rsidDel="00C4632B" w:rsidRDefault="00C4632B">
      <w:pPr>
        <w:rPr>
          <w:del w:id="969" w:author="Laat,Tim T.H.J. de" w:date="2020-12-01T13:44:00Z"/>
        </w:rPr>
        <w:pPrChange w:id="970" w:author="Laat,Tim T.H.J. de" w:date="2020-12-01T13:27:00Z">
          <w:pPr>
            <w:pStyle w:val="Heading1"/>
          </w:pPr>
        </w:pPrChange>
      </w:pPr>
    </w:p>
    <w:p w14:paraId="732D73BB" w14:textId="3BA1B8E7" w:rsidR="004B47C5" w:rsidRDefault="004B47C5" w:rsidP="004B47C5">
      <w:pPr>
        <w:pStyle w:val="Heading1"/>
        <w:rPr>
          <w:ins w:id="971" w:author="Laat,Tim T.H.J. de" w:date="2020-12-01T13:43:00Z"/>
        </w:rPr>
      </w:pPr>
      <w:bookmarkStart w:id="972" w:name="_Toc58443196"/>
      <w:r>
        <w:t>Git Management</w:t>
      </w:r>
      <w:bookmarkEnd w:id="972"/>
    </w:p>
    <w:p w14:paraId="732C94B3" w14:textId="70739EA9" w:rsidR="00C4632B" w:rsidRDefault="00C4632B" w:rsidP="00C4632B">
      <w:pPr>
        <w:rPr>
          <w:ins w:id="973" w:author="Laat,Tim T.H.J. de" w:date="2020-12-01T13:44:00Z"/>
          <w:rFonts w:asciiTheme="majorHAnsi" w:eastAsiaTheme="majorEastAsia" w:hAnsiTheme="majorHAnsi" w:cstheme="majorBidi"/>
          <w:color w:val="C45911" w:themeColor="accent2" w:themeShade="BF"/>
          <w:sz w:val="26"/>
          <w:szCs w:val="26"/>
        </w:rPr>
      </w:pPr>
      <w:ins w:id="974" w:author="Laat,Tim T.H.J. de" w:date="2020-12-01T13:44:00Z">
        <w:r>
          <w:rPr>
            <w:rFonts w:asciiTheme="majorHAnsi" w:eastAsiaTheme="majorEastAsia" w:hAnsiTheme="majorHAnsi" w:cstheme="majorBidi"/>
            <w:color w:val="C45911" w:themeColor="accent2" w:themeShade="BF"/>
            <w:sz w:val="26"/>
            <w:szCs w:val="26"/>
          </w:rPr>
          <w:t>S</w:t>
        </w:r>
      </w:ins>
      <w:ins w:id="975" w:author="Laat,Tim T.H.J. de" w:date="2020-12-01T13:43:00Z">
        <w:r w:rsidRPr="00C4632B">
          <w:rPr>
            <w:rFonts w:asciiTheme="majorHAnsi" w:eastAsiaTheme="majorEastAsia" w:hAnsiTheme="majorHAnsi" w:cstheme="majorBidi"/>
            <w:color w:val="C45911" w:themeColor="accent2" w:themeShade="BF"/>
            <w:sz w:val="26"/>
            <w:szCs w:val="26"/>
          </w:rPr>
          <w:t>emantic versioning</w:t>
        </w:r>
      </w:ins>
    </w:p>
    <w:p w14:paraId="08C1C179" w14:textId="1D3C47F0" w:rsidR="0004157B" w:rsidRDefault="0004157B" w:rsidP="0004157B">
      <w:pPr>
        <w:pStyle w:val="ListParagraph"/>
        <w:numPr>
          <w:ilvl w:val="0"/>
          <w:numId w:val="4"/>
        </w:numPr>
        <w:rPr>
          <w:ins w:id="976" w:author="Laat,Tim T.H.J. de" w:date="2020-12-01T13:54:00Z"/>
        </w:rPr>
      </w:pPr>
      <w:ins w:id="977" w:author="Laat,Tim T.H.J. de" w:date="2020-12-01T13:54:00Z">
        <w:r>
          <w:rPr>
            <w:b/>
            <w:bCs/>
          </w:rPr>
          <w:t>Major, Minor, Patch</w:t>
        </w:r>
      </w:ins>
    </w:p>
    <w:p w14:paraId="27CACCCD" w14:textId="2A1F95D0" w:rsidR="00C4632B" w:rsidRDefault="00C4632B" w:rsidP="00C4632B">
      <w:pPr>
        <w:rPr>
          <w:ins w:id="978" w:author="Laat,Tim T.H.J. de" w:date="2020-12-01T13:44:00Z"/>
          <w:rFonts w:asciiTheme="majorHAnsi" w:eastAsiaTheme="majorEastAsia" w:hAnsiTheme="majorHAnsi" w:cstheme="majorBidi"/>
          <w:color w:val="C45911" w:themeColor="accent2" w:themeShade="BF"/>
          <w:sz w:val="26"/>
          <w:szCs w:val="26"/>
        </w:rPr>
      </w:pPr>
    </w:p>
    <w:p w14:paraId="2C4E4844" w14:textId="5358CD76" w:rsidR="00C4632B" w:rsidRDefault="00C4632B" w:rsidP="00C4632B">
      <w:pPr>
        <w:rPr>
          <w:ins w:id="979" w:author="Laat,Tim T.H.J. de" w:date="2020-12-01T13:45:00Z"/>
          <w:rFonts w:asciiTheme="majorHAnsi" w:eastAsiaTheme="majorEastAsia" w:hAnsiTheme="majorHAnsi" w:cstheme="majorBidi"/>
          <w:color w:val="C45911" w:themeColor="accent2" w:themeShade="BF"/>
          <w:sz w:val="26"/>
          <w:szCs w:val="26"/>
        </w:rPr>
      </w:pPr>
      <w:ins w:id="980" w:author="Laat,Tim T.H.J. de" w:date="2020-12-01T13:45:00Z">
        <w:r>
          <w:rPr>
            <w:rFonts w:asciiTheme="majorHAnsi" w:eastAsiaTheme="majorEastAsia" w:hAnsiTheme="majorHAnsi" w:cstheme="majorBidi"/>
            <w:color w:val="C45911" w:themeColor="accent2" w:themeShade="BF"/>
            <w:sz w:val="26"/>
            <w:szCs w:val="26"/>
          </w:rPr>
          <w:t>Tags and Releases</w:t>
        </w:r>
      </w:ins>
    </w:p>
    <w:p w14:paraId="5D73F4F3" w14:textId="448D2D66" w:rsidR="001B4E77" w:rsidRPr="001B4E77" w:rsidRDefault="00B53051">
      <w:pPr>
        <w:pStyle w:val="ListParagraph"/>
        <w:numPr>
          <w:ilvl w:val="0"/>
          <w:numId w:val="4"/>
        </w:numPr>
        <w:rPr>
          <w:ins w:id="981" w:author="Laat,Tim T.H.J. de" w:date="2020-12-01T13:53:00Z"/>
          <w:rPrChange w:id="982" w:author="Laat,Tim T.H.J. de" w:date="2020-12-01T13:53:00Z">
            <w:rPr>
              <w:ins w:id="983" w:author="Laat,Tim T.H.J. de" w:date="2020-12-01T13:53:00Z"/>
              <w:b/>
              <w:bCs/>
            </w:rPr>
          </w:rPrChange>
        </w:rPr>
      </w:pPr>
      <w:ins w:id="984" w:author="Laat,Tim T.H.J. de" w:date="2020-12-01T13:50:00Z">
        <w:r>
          <w:rPr>
            <w:b/>
            <w:bCs/>
          </w:rPr>
          <w:t>Releases</w:t>
        </w:r>
      </w:ins>
    </w:p>
    <w:p w14:paraId="67D1A8F2" w14:textId="771373E0" w:rsidR="001B4E77" w:rsidRPr="001B4E77" w:rsidRDefault="001B4E77" w:rsidP="00B53051">
      <w:pPr>
        <w:pStyle w:val="ListParagraph"/>
        <w:numPr>
          <w:ilvl w:val="0"/>
          <w:numId w:val="4"/>
        </w:numPr>
        <w:rPr>
          <w:ins w:id="985" w:author="Laat,Tim T.H.J. de" w:date="2020-12-01T13:53:00Z"/>
          <w:rPrChange w:id="986" w:author="Laat,Tim T.H.J. de" w:date="2020-12-01T13:53:00Z">
            <w:rPr>
              <w:ins w:id="987" w:author="Laat,Tim T.H.J. de" w:date="2020-12-01T13:53:00Z"/>
              <w:b/>
              <w:bCs/>
            </w:rPr>
          </w:rPrChange>
        </w:rPr>
      </w:pPr>
      <w:ins w:id="988" w:author="Laat,Tim T.H.J. de" w:date="2020-12-01T13:53:00Z">
        <w:r>
          <w:rPr>
            <w:b/>
            <w:bCs/>
          </w:rPr>
          <w:t>Closing Issues</w:t>
        </w:r>
      </w:ins>
    </w:p>
    <w:p w14:paraId="40513FB4" w14:textId="38DB8FEE" w:rsidR="001B4E77" w:rsidRDefault="001B4E77">
      <w:pPr>
        <w:pStyle w:val="ListParagraph"/>
        <w:numPr>
          <w:ilvl w:val="0"/>
          <w:numId w:val="4"/>
        </w:numPr>
        <w:rPr>
          <w:ins w:id="989" w:author="Laat,Tim T.H.J. de" w:date="2020-12-01T13:49:00Z"/>
        </w:rPr>
        <w:pPrChange w:id="990" w:author="Laat,Tim T.H.J. de" w:date="2020-12-01T13:49:00Z">
          <w:pPr/>
        </w:pPrChange>
      </w:pPr>
      <w:ins w:id="991" w:author="Laat,Tim T.H.J. de" w:date="2020-12-01T13:53:00Z">
        <w:r>
          <w:rPr>
            <w:b/>
            <w:bCs/>
          </w:rPr>
          <w:t>Compatib</w:t>
        </w:r>
      </w:ins>
      <w:ins w:id="992" w:author="Laat,Tim T.H.J. de" w:date="2020-12-01T13:54:00Z">
        <w:r>
          <w:rPr>
            <w:b/>
            <w:bCs/>
          </w:rPr>
          <w:t>ility Matrix</w:t>
        </w:r>
      </w:ins>
    </w:p>
    <w:p w14:paraId="1A8B55E0" w14:textId="722F6AED" w:rsidR="00B53051" w:rsidRDefault="00B53051" w:rsidP="00C4632B">
      <w:pPr>
        <w:rPr>
          <w:ins w:id="993" w:author="Laat,Tim T.H.J. de" w:date="2020-12-01T13:52:00Z"/>
        </w:rPr>
      </w:pPr>
    </w:p>
    <w:p w14:paraId="7E868400" w14:textId="77777777" w:rsidR="002179F3" w:rsidRDefault="002179F3" w:rsidP="002179F3">
      <w:pPr>
        <w:rPr>
          <w:ins w:id="994" w:author="Laat,Tim T.H.J. de" w:date="2020-12-01T13:52:00Z"/>
          <w:rFonts w:asciiTheme="majorHAnsi" w:eastAsiaTheme="majorEastAsia" w:hAnsiTheme="majorHAnsi" w:cstheme="majorBidi"/>
          <w:color w:val="C45911" w:themeColor="accent2" w:themeShade="BF"/>
          <w:sz w:val="26"/>
          <w:szCs w:val="26"/>
        </w:rPr>
      </w:pPr>
      <w:ins w:id="995" w:author="Laat,Tim T.H.J. de" w:date="2020-12-01T13:52:00Z">
        <w:r>
          <w:rPr>
            <w:rFonts w:asciiTheme="majorHAnsi" w:eastAsiaTheme="majorEastAsia" w:hAnsiTheme="majorHAnsi" w:cstheme="majorBidi"/>
            <w:color w:val="C45911" w:themeColor="accent2" w:themeShade="BF"/>
            <w:sz w:val="26"/>
            <w:szCs w:val="26"/>
          </w:rPr>
          <w:t>Readme.md</w:t>
        </w:r>
      </w:ins>
    </w:p>
    <w:p w14:paraId="037ED29D" w14:textId="2C177421" w:rsidR="002179F3" w:rsidRDefault="002179F3">
      <w:pPr>
        <w:pStyle w:val="ListParagraph"/>
        <w:numPr>
          <w:ilvl w:val="0"/>
          <w:numId w:val="4"/>
        </w:numPr>
        <w:rPr>
          <w:ins w:id="996" w:author="Laat,Tim T.H.J. de" w:date="2020-12-01T13:45:00Z"/>
        </w:rPr>
        <w:pPrChange w:id="997" w:author="Laat,Tim T.H.J. de" w:date="2020-12-01T13:52:00Z">
          <w:pPr/>
        </w:pPrChange>
      </w:pPr>
      <w:ins w:id="998" w:author="Laat,Tim T.H.J. de" w:date="2020-12-01T13:52:00Z">
        <w:r>
          <w:rPr>
            <w:b/>
            <w:bCs/>
          </w:rPr>
          <w:t>Markdown</w:t>
        </w:r>
      </w:ins>
    </w:p>
    <w:p w14:paraId="35DF289F" w14:textId="1ED5BEE9" w:rsidR="001F7530" w:rsidRDefault="002E39DA" w:rsidP="001F7530">
      <w:pPr>
        <w:rPr>
          <w:ins w:id="999" w:author="Laat,Tim T.H.J. de" w:date="2020-12-01T13:45:00Z"/>
          <w:rFonts w:asciiTheme="majorHAnsi" w:eastAsiaTheme="majorEastAsia" w:hAnsiTheme="majorHAnsi" w:cstheme="majorBidi"/>
          <w:color w:val="C45911" w:themeColor="accent2" w:themeShade="BF"/>
          <w:sz w:val="26"/>
          <w:szCs w:val="26"/>
        </w:rPr>
      </w:pPr>
      <w:ins w:id="1000" w:author="Laat,Tim T.H.J. de" w:date="2020-12-01T13:46:00Z">
        <w:r>
          <w:rPr>
            <w:rFonts w:asciiTheme="majorHAnsi" w:eastAsiaTheme="majorEastAsia" w:hAnsiTheme="majorHAnsi" w:cstheme="majorBidi"/>
            <w:color w:val="C45911" w:themeColor="accent2" w:themeShade="BF"/>
            <w:sz w:val="26"/>
            <w:szCs w:val="26"/>
          </w:rPr>
          <w:t>Project Boards</w:t>
        </w:r>
      </w:ins>
    </w:p>
    <w:p w14:paraId="452B00B4" w14:textId="72752963" w:rsidR="00DD3E03" w:rsidRDefault="002179F3" w:rsidP="002179F3">
      <w:pPr>
        <w:pStyle w:val="ListParagraph"/>
        <w:numPr>
          <w:ilvl w:val="0"/>
          <w:numId w:val="4"/>
        </w:numPr>
        <w:rPr>
          <w:ins w:id="1001" w:author="Laat,Tim T.H.J. de" w:date="2020-12-01T13:53:00Z"/>
          <w:b/>
          <w:bCs/>
        </w:rPr>
      </w:pPr>
      <w:ins w:id="1002" w:author="Laat,Tim T.H.J. de" w:date="2020-12-01T13:53:00Z">
        <w:r>
          <w:rPr>
            <w:b/>
            <w:bCs/>
          </w:rPr>
          <w:t>Project board template</w:t>
        </w:r>
      </w:ins>
    </w:p>
    <w:p w14:paraId="13C1AD89" w14:textId="00E3D792" w:rsidR="001B4E77" w:rsidRPr="002179F3" w:rsidRDefault="001B4E77">
      <w:pPr>
        <w:pStyle w:val="ListParagraph"/>
        <w:numPr>
          <w:ilvl w:val="0"/>
          <w:numId w:val="4"/>
        </w:numPr>
        <w:rPr>
          <w:ins w:id="1003" w:author="Laat,Tim T.H.J. de" w:date="2020-12-01T13:52:00Z"/>
          <w:b/>
          <w:bCs/>
          <w:rPrChange w:id="1004" w:author="Laat,Tim T.H.J. de" w:date="2020-12-01T13:53:00Z">
            <w:rPr>
              <w:ins w:id="1005" w:author="Laat,Tim T.H.J. de" w:date="2020-12-01T13:52:00Z"/>
            </w:rPr>
          </w:rPrChange>
        </w:rPr>
        <w:pPrChange w:id="1006" w:author="Laat,Tim T.H.J. de" w:date="2020-12-01T13:53:00Z">
          <w:pPr/>
        </w:pPrChange>
      </w:pPr>
      <w:ins w:id="1007" w:author="Laat,Tim T.H.J. de" w:date="2020-12-01T13:53:00Z">
        <w:r>
          <w:rPr>
            <w:b/>
            <w:bCs/>
          </w:rPr>
          <w:t>Link Issues</w:t>
        </w:r>
      </w:ins>
    </w:p>
    <w:p w14:paraId="31154327" w14:textId="1A65B004" w:rsidR="00DD3E03" w:rsidRDefault="00DD3E03" w:rsidP="00DD3E03">
      <w:pPr>
        <w:rPr>
          <w:ins w:id="1008" w:author="Laat,Tim T.H.J. de" w:date="2020-12-01T13:52:00Z"/>
          <w:rFonts w:asciiTheme="majorHAnsi" w:eastAsiaTheme="majorEastAsia" w:hAnsiTheme="majorHAnsi" w:cstheme="majorBidi"/>
          <w:color w:val="C45911" w:themeColor="accent2" w:themeShade="BF"/>
          <w:sz w:val="26"/>
          <w:szCs w:val="26"/>
        </w:rPr>
      </w:pPr>
      <w:ins w:id="1009" w:author="Laat,Tim T.H.J. de" w:date="2020-12-01T13:52:00Z">
        <w:r>
          <w:rPr>
            <w:rFonts w:asciiTheme="majorHAnsi" w:eastAsiaTheme="majorEastAsia" w:hAnsiTheme="majorHAnsi" w:cstheme="majorBidi"/>
            <w:color w:val="C45911" w:themeColor="accent2" w:themeShade="BF"/>
            <w:sz w:val="26"/>
            <w:szCs w:val="26"/>
          </w:rPr>
          <w:t>Milestone</w:t>
        </w:r>
        <w:r w:rsidR="00DF0D0F">
          <w:rPr>
            <w:rFonts w:asciiTheme="majorHAnsi" w:eastAsiaTheme="majorEastAsia" w:hAnsiTheme="majorHAnsi" w:cstheme="majorBidi"/>
            <w:color w:val="C45911" w:themeColor="accent2" w:themeShade="BF"/>
            <w:sz w:val="26"/>
            <w:szCs w:val="26"/>
          </w:rPr>
          <w:t>s</w:t>
        </w:r>
      </w:ins>
    </w:p>
    <w:p w14:paraId="166D2815" w14:textId="4FB78ED2" w:rsidR="00DD3E03" w:rsidRPr="002179F3" w:rsidRDefault="002179F3">
      <w:pPr>
        <w:pStyle w:val="ListParagraph"/>
        <w:numPr>
          <w:ilvl w:val="0"/>
          <w:numId w:val="4"/>
        </w:numPr>
        <w:rPr>
          <w:ins w:id="1010" w:author="Laat,Tim T.H.J. de" w:date="2020-12-01T13:52:00Z"/>
          <w:b/>
          <w:bCs/>
          <w:rPrChange w:id="1011" w:author="Laat,Tim T.H.J. de" w:date="2020-12-01T13:53:00Z">
            <w:rPr>
              <w:ins w:id="1012" w:author="Laat,Tim T.H.J. de" w:date="2020-12-01T13:52:00Z"/>
            </w:rPr>
          </w:rPrChange>
        </w:rPr>
        <w:pPrChange w:id="1013" w:author="Laat,Tim T.H.J. de" w:date="2020-12-01T13:43:00Z">
          <w:pPr/>
        </w:pPrChange>
      </w:pPr>
      <w:ins w:id="1014" w:author="Laat,Tim T.H.J. de" w:date="2020-12-01T13:53:00Z">
        <w:r>
          <w:rPr>
            <w:b/>
            <w:bCs/>
          </w:rPr>
          <w:t>Project board template</w:t>
        </w:r>
      </w:ins>
    </w:p>
    <w:p w14:paraId="63EDBF91" w14:textId="77777777" w:rsidR="00DD3E03" w:rsidRDefault="00DD3E03" w:rsidP="00DD3E03">
      <w:pPr>
        <w:rPr>
          <w:ins w:id="1015" w:author="Laat,Tim T.H.J. de" w:date="2020-12-01T13:52:00Z"/>
          <w:rFonts w:asciiTheme="majorHAnsi" w:eastAsiaTheme="majorEastAsia" w:hAnsiTheme="majorHAnsi" w:cstheme="majorBidi"/>
          <w:color w:val="C45911" w:themeColor="accent2" w:themeShade="BF"/>
          <w:sz w:val="26"/>
          <w:szCs w:val="26"/>
        </w:rPr>
      </w:pPr>
      <w:ins w:id="1016" w:author="Laat,Tim T.H.J. de" w:date="2020-12-01T13:52:00Z">
        <w:r>
          <w:rPr>
            <w:rFonts w:asciiTheme="majorHAnsi" w:eastAsiaTheme="majorEastAsia" w:hAnsiTheme="majorHAnsi" w:cstheme="majorBidi"/>
            <w:color w:val="C45911" w:themeColor="accent2" w:themeShade="BF"/>
            <w:sz w:val="26"/>
            <w:szCs w:val="26"/>
          </w:rPr>
          <w:t>Insight</w:t>
        </w:r>
      </w:ins>
    </w:p>
    <w:p w14:paraId="700CAB51" w14:textId="756CA12C" w:rsidR="00DD3E03" w:rsidRPr="000746AF" w:rsidRDefault="000746AF">
      <w:pPr>
        <w:pStyle w:val="ListParagraph"/>
        <w:numPr>
          <w:ilvl w:val="0"/>
          <w:numId w:val="4"/>
        </w:numPr>
        <w:rPr>
          <w:ins w:id="1017" w:author="Laat,Tim T.H.J. de" w:date="2020-12-01T13:47:00Z"/>
          <w:rFonts w:asciiTheme="majorHAnsi" w:eastAsiaTheme="majorEastAsia" w:hAnsiTheme="majorHAnsi" w:cstheme="majorBidi"/>
          <w:color w:val="C45911" w:themeColor="accent2" w:themeShade="BF"/>
          <w:sz w:val="26"/>
          <w:szCs w:val="26"/>
        </w:rPr>
        <w:pPrChange w:id="1018" w:author="Laat,Tim T.H.J. de" w:date="2020-12-01T13:43:00Z">
          <w:pPr/>
        </w:pPrChange>
      </w:pPr>
      <w:ins w:id="1019" w:author="Laat,Tim T.H.J. de" w:date="2020-12-01T13:54:00Z">
        <w:r>
          <w:rPr>
            <w:b/>
            <w:bCs/>
          </w:rPr>
          <w:t>GitHub insights</w:t>
        </w:r>
      </w:ins>
    </w:p>
    <w:p w14:paraId="2B3673C4" w14:textId="77777777" w:rsidR="00E12DE3" w:rsidRPr="003E45BC" w:rsidRDefault="00E12DE3">
      <w:pPr>
        <w:pPrChange w:id="1020" w:author="Laat,Tim T.H.J. de" w:date="2020-12-01T13:43:00Z">
          <w:pPr>
            <w:pStyle w:val="Heading1"/>
          </w:pPr>
        </w:pPrChange>
      </w:pPr>
    </w:p>
    <w:p w14:paraId="31BDCF63" w14:textId="1CDC9856" w:rsidR="004B47C5" w:rsidRDefault="004B47C5" w:rsidP="004B47C5">
      <w:pPr>
        <w:pStyle w:val="Heading1"/>
      </w:pPr>
      <w:bookmarkStart w:id="1021" w:name="_Toc58443197"/>
      <w:r>
        <w:t>Git Advanced</w:t>
      </w:r>
      <w:bookmarkEnd w:id="1021"/>
    </w:p>
    <w:p w14:paraId="43BB4C6B" w14:textId="39DE45CC" w:rsidR="0077516C" w:rsidRDefault="0077516C" w:rsidP="0077516C">
      <w:pPr>
        <w:rPr>
          <w:ins w:id="1022" w:author="Laat,Tim T.H.J. de" w:date="2020-12-01T13:46:00Z"/>
          <w:rFonts w:asciiTheme="majorHAnsi" w:eastAsiaTheme="majorEastAsia" w:hAnsiTheme="majorHAnsi" w:cstheme="majorBidi"/>
          <w:color w:val="C45911" w:themeColor="accent2" w:themeShade="BF"/>
          <w:sz w:val="26"/>
          <w:szCs w:val="26"/>
        </w:rPr>
      </w:pPr>
      <w:ins w:id="1023" w:author="Laat,Tim T.H.J. de" w:date="2020-12-01T13:46:00Z">
        <w:r>
          <w:rPr>
            <w:rFonts w:asciiTheme="majorHAnsi" w:eastAsiaTheme="majorEastAsia" w:hAnsiTheme="majorHAnsi" w:cstheme="majorBidi"/>
            <w:color w:val="C45911" w:themeColor="accent2" w:themeShade="BF"/>
            <w:sz w:val="26"/>
            <w:szCs w:val="26"/>
          </w:rPr>
          <w:t xml:space="preserve">.gitignore </w:t>
        </w:r>
      </w:ins>
    </w:p>
    <w:p w14:paraId="537FBD2D" w14:textId="6689581D" w:rsidR="0077516C" w:rsidRDefault="0077516C" w:rsidP="0077516C">
      <w:pPr>
        <w:rPr>
          <w:ins w:id="1024" w:author="Laat,Tim T.H.J. de" w:date="2020-12-01T13:46:00Z"/>
          <w:rFonts w:asciiTheme="majorHAnsi" w:eastAsiaTheme="majorEastAsia" w:hAnsiTheme="majorHAnsi" w:cstheme="majorBidi"/>
          <w:color w:val="C45911" w:themeColor="accent2" w:themeShade="BF"/>
          <w:sz w:val="26"/>
          <w:szCs w:val="26"/>
        </w:rPr>
      </w:pPr>
    </w:p>
    <w:p w14:paraId="3E063889" w14:textId="07F18751" w:rsidR="0077516C" w:rsidRDefault="00DB0927" w:rsidP="0077516C">
      <w:pPr>
        <w:rPr>
          <w:ins w:id="1025" w:author="Laat,Tim T.H.J. de" w:date="2020-12-01T13:52:00Z"/>
          <w:rFonts w:asciiTheme="majorHAnsi" w:eastAsiaTheme="majorEastAsia" w:hAnsiTheme="majorHAnsi" w:cstheme="majorBidi"/>
          <w:color w:val="C45911" w:themeColor="accent2" w:themeShade="BF"/>
          <w:sz w:val="26"/>
          <w:szCs w:val="26"/>
        </w:rPr>
      </w:pPr>
      <w:ins w:id="1026" w:author="Laat,Tim T.H.J. de" w:date="2020-12-01T13:46:00Z">
        <w:r>
          <w:rPr>
            <w:rFonts w:asciiTheme="majorHAnsi" w:eastAsiaTheme="majorEastAsia" w:hAnsiTheme="majorHAnsi" w:cstheme="majorBidi"/>
            <w:color w:val="C45911" w:themeColor="accent2" w:themeShade="BF"/>
            <w:sz w:val="26"/>
            <w:szCs w:val="26"/>
          </w:rPr>
          <w:t>Git Submodules</w:t>
        </w:r>
      </w:ins>
    </w:p>
    <w:p w14:paraId="57E0D28A" w14:textId="77777777" w:rsidR="00683592" w:rsidRDefault="00683592" w:rsidP="0077516C">
      <w:pPr>
        <w:rPr>
          <w:ins w:id="1027" w:author="Laat,Tim T.H.J. de" w:date="2020-12-01T13:46:00Z"/>
          <w:rFonts w:asciiTheme="majorHAnsi" w:eastAsiaTheme="majorEastAsia" w:hAnsiTheme="majorHAnsi" w:cstheme="majorBidi"/>
          <w:color w:val="C45911" w:themeColor="accent2" w:themeShade="BF"/>
          <w:sz w:val="26"/>
          <w:szCs w:val="26"/>
        </w:rPr>
      </w:pPr>
    </w:p>
    <w:p w14:paraId="55CCEEF0" w14:textId="502A3C3F" w:rsidR="00B6146E" w:rsidDel="00683592" w:rsidRDefault="00B6146E">
      <w:pPr>
        <w:rPr>
          <w:del w:id="1028" w:author="Laat,Tim T.H.J. de" w:date="2020-12-01T13:47:00Z"/>
        </w:rPr>
      </w:pPr>
    </w:p>
    <w:p w14:paraId="233A2030" w14:textId="59B497E1" w:rsidR="00683592" w:rsidRDefault="00683592" w:rsidP="00683592">
      <w:pPr>
        <w:rPr>
          <w:ins w:id="1029" w:author="Laat,Tim T.H.J. de" w:date="2020-12-01T13:52:00Z"/>
          <w:rFonts w:asciiTheme="majorHAnsi" w:eastAsiaTheme="majorEastAsia" w:hAnsiTheme="majorHAnsi" w:cstheme="majorBidi"/>
          <w:color w:val="C45911" w:themeColor="accent2" w:themeShade="BF"/>
          <w:sz w:val="26"/>
          <w:szCs w:val="26"/>
        </w:rPr>
      </w:pPr>
      <w:ins w:id="1030" w:author="Laat,Tim T.H.J. de" w:date="2020-12-01T13:52:00Z">
        <w:r>
          <w:rPr>
            <w:rFonts w:asciiTheme="majorHAnsi" w:eastAsiaTheme="majorEastAsia" w:hAnsiTheme="majorHAnsi" w:cstheme="majorBidi"/>
            <w:color w:val="C45911" w:themeColor="accent2" w:themeShade="BF"/>
            <w:sz w:val="26"/>
            <w:szCs w:val="26"/>
          </w:rPr>
          <w:t>Git Bas</w:t>
        </w:r>
        <w:r w:rsidR="00DB6834">
          <w:rPr>
            <w:rFonts w:asciiTheme="majorHAnsi" w:eastAsiaTheme="majorEastAsia" w:hAnsiTheme="majorHAnsi" w:cstheme="majorBidi"/>
            <w:color w:val="C45911" w:themeColor="accent2" w:themeShade="BF"/>
            <w:sz w:val="26"/>
            <w:szCs w:val="26"/>
          </w:rPr>
          <w:t>h</w:t>
        </w:r>
      </w:ins>
    </w:p>
    <w:p w14:paraId="7F560CE8" w14:textId="77777777" w:rsidR="00683592" w:rsidRDefault="00683592">
      <w:pPr>
        <w:rPr>
          <w:ins w:id="1031" w:author="Laat,Tim T.H.J. de" w:date="2020-12-01T13:52:00Z"/>
        </w:rPr>
      </w:pPr>
    </w:p>
    <w:p w14:paraId="75CE9053" w14:textId="37C4B1EA" w:rsidR="00B6146E" w:rsidRDefault="00B6146E">
      <w:del w:id="1032" w:author="Laat,Tim T.H.J. de" w:date="2020-12-01T13:47:00Z">
        <w:r w:rsidDel="00E12DE3">
          <w:br w:type="page"/>
        </w:r>
      </w:del>
    </w:p>
    <w:p w14:paraId="78937F49" w14:textId="24483E9A" w:rsidR="00B6146E" w:rsidRDefault="00B6146E" w:rsidP="00B6146E">
      <w:pPr>
        <w:pStyle w:val="Heading1"/>
        <w:rPr>
          <w:ins w:id="1033" w:author="Laat,Tim T.H.J. de" w:date="2020-12-01T13:50:00Z"/>
        </w:rPr>
      </w:pPr>
      <w:bookmarkStart w:id="1034" w:name="_Toc58443198"/>
      <w:r>
        <w:lastRenderedPageBreak/>
        <w:t>Extra info</w:t>
      </w:r>
      <w:bookmarkEnd w:id="1034"/>
    </w:p>
    <w:p w14:paraId="432630AA" w14:textId="2CA3DB64" w:rsidR="00B53051" w:rsidRDefault="00B53051" w:rsidP="00B53051">
      <w:pPr>
        <w:pStyle w:val="Heading2"/>
        <w:rPr>
          <w:ins w:id="1035" w:author="Laat,Tim T.H.J. de" w:date="2020-12-01T13:50:00Z"/>
        </w:rPr>
      </w:pPr>
      <w:bookmarkStart w:id="1036" w:name="_Toc58443199"/>
      <w:ins w:id="1037" w:author="Laat,Tim T.H.J. de" w:date="2020-12-01T13:50:00Z">
        <w:r>
          <w:t>Issue Templates</w:t>
        </w:r>
        <w:bookmarkEnd w:id="1036"/>
      </w:ins>
    </w:p>
    <w:p w14:paraId="0296590A" w14:textId="3F4E2E5B" w:rsidR="00B53051" w:rsidRDefault="00B53051" w:rsidP="00B53051">
      <w:pPr>
        <w:rPr>
          <w:ins w:id="1038" w:author="Laat,Tim T.H.J. de" w:date="2020-12-01T13:50:00Z"/>
        </w:rPr>
      </w:pPr>
    </w:p>
    <w:p w14:paraId="20C510C6" w14:textId="6CE971E4" w:rsidR="00676F58" w:rsidRDefault="00676F58" w:rsidP="00676F58">
      <w:pPr>
        <w:pStyle w:val="Heading2"/>
        <w:rPr>
          <w:ins w:id="1039" w:author="Tim Laat" w:date="2020-12-01T22:18:00Z"/>
        </w:rPr>
      </w:pPr>
      <w:bookmarkStart w:id="1040" w:name="_Toc58443200"/>
      <w:ins w:id="1041" w:author="Laat,Tim T.H.J. de" w:date="2020-12-01T13:50:00Z">
        <w:r>
          <w:t>Release Templates</w:t>
        </w:r>
      </w:ins>
      <w:bookmarkEnd w:id="1040"/>
    </w:p>
    <w:tbl>
      <w:tblPr>
        <w:tblStyle w:val="TableGrid"/>
        <w:tblW w:w="0" w:type="auto"/>
        <w:tblLook w:val="04A0" w:firstRow="1" w:lastRow="0" w:firstColumn="1" w:lastColumn="0" w:noHBand="0" w:noVBand="1"/>
      </w:tblPr>
      <w:tblGrid>
        <w:gridCol w:w="9350"/>
      </w:tblGrid>
      <w:tr w:rsidR="007419D9" w14:paraId="63F61EA1" w14:textId="77777777" w:rsidTr="007419D9">
        <w:trPr>
          <w:ins w:id="1042" w:author="Tim Laat" w:date="2020-12-01T22:18:00Z"/>
        </w:trPr>
        <w:tc>
          <w:tcPr>
            <w:tcW w:w="9350" w:type="dxa"/>
          </w:tcPr>
          <w:p w14:paraId="3A097B5C" w14:textId="69792EB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043" w:author="Tim Laat" w:date="2020-12-01T22:19:00Z"/>
                <w:rFonts w:ascii="Consolas" w:eastAsia="Times New Roman" w:hAnsi="Consolas" w:cs="Courier New"/>
                <w:color w:val="24292E"/>
                <w:sz w:val="20"/>
                <w:szCs w:val="20"/>
              </w:rPr>
            </w:pPr>
            <w:ins w:id="1044" w:author="Tim Laat" w:date="2020-12-01T22:19:00Z">
              <w:r w:rsidRPr="00333FAB">
                <w:rPr>
                  <w:rFonts w:ascii="Consolas" w:eastAsia="Times New Roman" w:hAnsi="Consolas" w:cs="Courier New"/>
                  <w:color w:val="24292E"/>
                  <w:sz w:val="20"/>
                  <w:szCs w:val="20"/>
                </w:rPr>
                <w:t>_</w:t>
              </w:r>
            </w:ins>
            <w:ins w:id="1045" w:author="Tim Laat" w:date="2020-12-01T22:22:00Z">
              <w:r w:rsidR="00A82B70">
                <w:rPr>
                  <w:rFonts w:ascii="Consolas" w:eastAsia="Times New Roman" w:hAnsi="Consolas" w:cs="Courier New"/>
                  <w:color w:val="24292E"/>
                  <w:sz w:val="20"/>
                  <w:szCs w:val="20"/>
                </w:rPr>
                <w:t>Software</w:t>
              </w:r>
            </w:ins>
            <w:ins w:id="1046" w:author="Tim Laat" w:date="2020-12-01T22:20:00Z">
              <w:r w:rsidR="004467FE">
                <w:rPr>
                  <w:rFonts w:ascii="Consolas" w:eastAsia="Times New Roman" w:hAnsi="Consolas" w:cs="Courier New"/>
                  <w:color w:val="24292E"/>
                  <w:sz w:val="20"/>
                  <w:szCs w:val="20"/>
                </w:rPr>
                <w:t xml:space="preserve"> </w:t>
              </w:r>
            </w:ins>
            <w:ins w:id="1047" w:author="Tim Laat" w:date="2020-12-01T22:19:00Z">
              <w:r w:rsidRPr="00333FAB">
                <w:rPr>
                  <w:rFonts w:ascii="Consolas" w:eastAsia="Times New Roman" w:hAnsi="Consolas" w:cs="Courier New"/>
                  <w:color w:val="24292E"/>
                  <w:sz w:val="20"/>
                  <w:szCs w:val="20"/>
                </w:rPr>
                <w:t>v2</w:t>
              </w:r>
              <w:r w:rsidRPr="00333FAB">
                <w:rPr>
                  <w:rFonts w:ascii="Consolas" w:eastAsia="Times New Roman" w:hAnsi="Consolas" w:cs="Courier New"/>
                  <w:color w:val="005CC5"/>
                  <w:sz w:val="20"/>
                  <w:szCs w:val="20"/>
                </w:rPr>
                <w:t>.13.0</w:t>
              </w:r>
              <w:r w:rsidRPr="00333FAB">
                <w:rPr>
                  <w:rFonts w:ascii="Consolas" w:eastAsia="Times New Roman" w:hAnsi="Consolas" w:cs="Courier New"/>
                  <w:color w:val="24292E"/>
                  <w:sz w:val="20"/>
                  <w:szCs w:val="20"/>
                </w:rPr>
                <w:t xml:space="preserve"> release</w:t>
              </w:r>
            </w:ins>
            <w:ins w:id="1048" w:author="Tim Laat" w:date="2020-12-01T22:20:00Z">
              <w:r w:rsidR="004467FE">
                <w:rPr>
                  <w:rFonts w:ascii="Consolas" w:eastAsia="Times New Roman" w:hAnsi="Consolas" w:cs="Courier New"/>
                  <w:color w:val="24292E"/>
                  <w:sz w:val="20"/>
                  <w:szCs w:val="20"/>
                </w:rPr>
                <w:t>_</w:t>
              </w:r>
            </w:ins>
          </w:p>
          <w:p w14:paraId="18CE45AD"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049" w:author="Tim Laat" w:date="2020-12-01T22:19:00Z"/>
                <w:rFonts w:ascii="Consolas" w:eastAsia="Times New Roman" w:hAnsi="Consolas" w:cs="Courier New"/>
                <w:color w:val="24292E"/>
                <w:sz w:val="20"/>
                <w:szCs w:val="20"/>
              </w:rPr>
            </w:pPr>
            <w:ins w:id="1050" w:author="Tim Laat" w:date="2020-12-01T22:19:00Z">
              <w:r w:rsidRPr="00333FAB">
                <w:rPr>
                  <w:rFonts w:ascii="Consolas" w:eastAsia="Times New Roman" w:hAnsi="Consolas" w:cs="Courier New"/>
                  <w:color w:val="24292E"/>
                  <w:sz w:val="20"/>
                  <w:szCs w:val="20"/>
                </w:rPr>
                <w:t xml:space="preserve"># What's New </w:t>
              </w:r>
              <w:r w:rsidRPr="00333FAB">
                <w:rPr>
                  <w:rFonts w:ascii="Segoe UI Emoji" w:hAnsi="Segoe UI Emoji" w:cs="Segoe UI Emoji"/>
                  <w:b/>
                  <w:bCs/>
                  <w:sz w:val="20"/>
                  <w:szCs w:val="20"/>
                </w:rPr>
                <w:t>✨</w:t>
              </w:r>
            </w:ins>
          </w:p>
          <w:p w14:paraId="20051EF7" w14:textId="77777777" w:rsidR="00173F3A" w:rsidRDefault="007419D9" w:rsidP="00E1648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051" w:author="Tim Laat" w:date="2020-12-01T22:22:00Z"/>
                <w:rFonts w:ascii="Consolas" w:eastAsia="Times New Roman" w:hAnsi="Consolas" w:cs="Courier New"/>
                <w:color w:val="24292E"/>
                <w:sz w:val="20"/>
                <w:szCs w:val="20"/>
              </w:rPr>
            </w:pPr>
            <w:ins w:id="1052" w:author="Tim Laat" w:date="2020-12-01T22:19:00Z">
              <w:r w:rsidRPr="00333FAB">
                <w:rPr>
                  <w:rFonts w:ascii="Consolas" w:eastAsia="Times New Roman" w:hAnsi="Consolas" w:cs="Courier New"/>
                  <w:color w:val="24292E"/>
                  <w:sz w:val="20"/>
                  <w:szCs w:val="20"/>
                </w:rPr>
                <w:t xml:space="preserve">- </w:t>
              </w:r>
            </w:ins>
            <w:ins w:id="1053" w:author="Tim Laat" w:date="2020-12-01T22:20:00Z">
              <w:r w:rsidR="00E1648B">
                <w:rPr>
                  <w:rFonts w:ascii="Consolas" w:eastAsia="Times New Roman" w:hAnsi="Consolas" w:cs="Courier New"/>
                  <w:color w:val="24292E"/>
                  <w:sz w:val="20"/>
                  <w:szCs w:val="20"/>
                </w:rPr>
                <w:t xml:space="preserve">Add </w:t>
              </w:r>
            </w:ins>
            <w:ins w:id="1054" w:author="Tim Laat" w:date="2020-12-01T22:21:00Z">
              <w:r w:rsidR="00A82B70">
                <w:rPr>
                  <w:rFonts w:ascii="Consolas" w:eastAsia="Times New Roman" w:hAnsi="Consolas" w:cs="Courier New"/>
                  <w:color w:val="24292E"/>
                  <w:sz w:val="20"/>
                  <w:szCs w:val="20"/>
                </w:rPr>
                <w:t xml:space="preserve">Hello World </w:t>
              </w:r>
              <w:r w:rsidR="00E1648B" w:rsidRPr="00333FAB">
                <w:rPr>
                  <w:rFonts w:ascii="Consolas" w:eastAsia="Times New Roman" w:hAnsi="Consolas" w:cs="Courier New"/>
                  <w:color w:val="24292E"/>
                  <w:sz w:val="20"/>
                  <w:szCs w:val="20"/>
                </w:rPr>
                <w:t>(</w:t>
              </w:r>
              <w:r w:rsidR="00E1648B" w:rsidRPr="00333FAB">
                <w:rPr>
                  <w:rFonts w:ascii="Consolas" w:eastAsia="Times New Roman" w:hAnsi="Consolas" w:cs="Courier New"/>
                  <w:color w:val="005CC5"/>
                  <w:sz w:val="20"/>
                  <w:szCs w:val="20"/>
                </w:rPr>
                <w:t>#152</w:t>
              </w:r>
              <w:r w:rsidR="00E1648B" w:rsidRPr="00333FAB">
                <w:rPr>
                  <w:rFonts w:ascii="Consolas" w:eastAsia="Times New Roman" w:hAnsi="Consolas" w:cs="Courier New"/>
                  <w:color w:val="24292E"/>
                  <w:sz w:val="20"/>
                  <w:szCs w:val="20"/>
                </w:rPr>
                <w:t xml:space="preserve"> )</w:t>
              </w:r>
            </w:ins>
          </w:p>
          <w:p w14:paraId="73561CD8" w14:textId="3C017C2A" w:rsidR="007419D9" w:rsidRPr="00333FAB" w:rsidRDefault="00E1648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055" w:author="Tim Laat" w:date="2020-12-01T22:19:00Z"/>
                <w:rFonts w:ascii="Consolas" w:eastAsia="Times New Roman" w:hAnsi="Consolas" w:cs="Courier New"/>
                <w:color w:val="24292E"/>
                <w:sz w:val="20"/>
                <w:szCs w:val="20"/>
              </w:rPr>
            </w:pPr>
            <w:ins w:id="1056" w:author="Tim Laat" w:date="2020-12-01T22:21:00Z">
              <w:r>
                <w:rPr>
                  <w:rFonts w:ascii="Consolas" w:eastAsia="Times New Roman" w:hAnsi="Consolas" w:cs="Courier New"/>
                  <w:color w:val="24292E"/>
                  <w:sz w:val="20"/>
                  <w:szCs w:val="20"/>
                </w:rPr>
                <w:t xml:space="preserve">- Fix old stuff </w:t>
              </w:r>
              <w:r w:rsidRPr="00333FAB">
                <w:rPr>
                  <w:rFonts w:ascii="Consolas" w:eastAsia="Times New Roman" w:hAnsi="Consolas" w:cs="Courier New"/>
                  <w:color w:val="24292E"/>
                  <w:sz w:val="20"/>
                  <w:szCs w:val="20"/>
                </w:rPr>
                <w:t>(</w:t>
              </w:r>
              <w:r w:rsidRPr="00333FAB">
                <w:rPr>
                  <w:rFonts w:ascii="Consolas" w:eastAsia="Times New Roman" w:hAnsi="Consolas" w:cs="Courier New"/>
                  <w:color w:val="005CC5"/>
                  <w:sz w:val="20"/>
                  <w:szCs w:val="20"/>
                </w:rPr>
                <w:t>#123</w:t>
              </w:r>
              <w:r w:rsidRPr="00333FAB">
                <w:rPr>
                  <w:rFonts w:ascii="Consolas" w:eastAsia="Times New Roman" w:hAnsi="Consolas" w:cs="Courier New"/>
                  <w:color w:val="24292E"/>
                  <w:sz w:val="20"/>
                  <w:szCs w:val="20"/>
                </w:rPr>
                <w:t>)</w:t>
              </w:r>
            </w:ins>
          </w:p>
          <w:p w14:paraId="499D8CD8"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057" w:author="Tim Laat" w:date="2020-12-01T22:19:00Z"/>
                <w:rFonts w:ascii="Consolas" w:eastAsia="Times New Roman" w:hAnsi="Consolas" w:cs="Courier New"/>
                <w:color w:val="24292E"/>
                <w:sz w:val="20"/>
                <w:szCs w:val="20"/>
              </w:rPr>
            </w:pPr>
          </w:p>
          <w:p w14:paraId="3C311668"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058" w:author="Tim Laat" w:date="2020-12-01T22:19:00Z"/>
                <w:rFonts w:ascii="Consolas" w:eastAsia="Times New Roman" w:hAnsi="Consolas" w:cs="Courier New"/>
                <w:color w:val="24292E"/>
                <w:sz w:val="20"/>
                <w:szCs w:val="20"/>
              </w:rPr>
            </w:pPr>
            <w:ins w:id="1059" w:author="Tim Laat" w:date="2020-12-01T22:19:00Z">
              <w:r w:rsidRPr="00333FAB">
                <w:rPr>
                  <w:rFonts w:ascii="Consolas" w:eastAsia="Times New Roman" w:hAnsi="Consolas" w:cs="Courier New"/>
                  <w:color w:val="24292E"/>
                  <w:sz w:val="20"/>
                  <w:szCs w:val="20"/>
                </w:rPr>
                <w:t xml:space="preserve"># Enhancements </w:t>
              </w:r>
              <w:r w:rsidRPr="00333FAB">
                <w:rPr>
                  <w:rFonts w:ascii="Segoe UI Emoji" w:hAnsi="Segoe UI Emoji" w:cs="Segoe UI Emoji"/>
                  <w:b/>
                  <w:bCs/>
                  <w:sz w:val="20"/>
                  <w:szCs w:val="20"/>
                </w:rPr>
                <w:t>🙌</w:t>
              </w:r>
            </w:ins>
          </w:p>
          <w:p w14:paraId="423568C0"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060" w:author="Tim Laat" w:date="2020-12-01T22:19:00Z"/>
                <w:rFonts w:ascii="Consolas" w:eastAsia="Times New Roman" w:hAnsi="Consolas" w:cs="Courier New"/>
                <w:color w:val="24292E"/>
                <w:sz w:val="20"/>
                <w:szCs w:val="20"/>
              </w:rPr>
            </w:pPr>
          </w:p>
          <w:p w14:paraId="160066D8" w14:textId="2E1238F3"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061" w:author="Tim Laat" w:date="2020-12-01T22:19:00Z"/>
                <w:rFonts w:ascii="Consolas" w:eastAsia="Times New Roman" w:hAnsi="Consolas" w:cs="Courier New"/>
                <w:color w:val="24292E"/>
                <w:sz w:val="20"/>
                <w:szCs w:val="20"/>
              </w:rPr>
            </w:pPr>
            <w:ins w:id="1062" w:author="Tim Laat" w:date="2020-12-01T22:19:00Z">
              <w:r w:rsidRPr="00333FAB">
                <w:rPr>
                  <w:rFonts w:ascii="Consolas" w:eastAsia="Times New Roman" w:hAnsi="Consolas" w:cs="Courier New"/>
                  <w:color w:val="005CC5"/>
                  <w:sz w:val="20"/>
                  <w:szCs w:val="20"/>
                </w:rPr>
                <w:t>##</w:t>
              </w:r>
              <w:r w:rsidRPr="00333FAB">
                <w:rPr>
                  <w:rFonts w:ascii="Consolas" w:eastAsia="Times New Roman" w:hAnsi="Consolas" w:cs="Courier New"/>
                  <w:color w:val="24292E"/>
                  <w:sz w:val="20"/>
                  <w:szCs w:val="20"/>
                </w:rPr>
                <w:t xml:space="preserve"> </w:t>
              </w:r>
            </w:ins>
            <w:ins w:id="1063" w:author="Tim Laat" w:date="2020-12-01T22:21:00Z">
              <w:r w:rsidR="00A82B70">
                <w:rPr>
                  <w:rFonts w:ascii="Consolas" w:eastAsia="Times New Roman" w:hAnsi="Consolas" w:cs="Courier New"/>
                  <w:color w:val="24292E"/>
                  <w:sz w:val="20"/>
                  <w:szCs w:val="20"/>
                </w:rPr>
                <w:t>Add new stuff</w:t>
              </w:r>
            </w:ins>
            <w:ins w:id="1064" w:author="Tim Laat" w:date="2020-12-01T22:19:00Z">
              <w:r w:rsidRPr="00333FAB">
                <w:rPr>
                  <w:rFonts w:ascii="Consolas" w:eastAsia="Times New Roman" w:hAnsi="Consolas" w:cs="Courier New"/>
                  <w:color w:val="24292E"/>
                  <w:sz w:val="20"/>
                  <w:szCs w:val="20"/>
                </w:rPr>
                <w:t xml:space="preserve"> (</w:t>
              </w:r>
              <w:r w:rsidRPr="00333FAB">
                <w:rPr>
                  <w:rFonts w:ascii="Consolas" w:eastAsia="Times New Roman" w:hAnsi="Consolas" w:cs="Courier New"/>
                  <w:color w:val="005CC5"/>
                  <w:sz w:val="20"/>
                  <w:szCs w:val="20"/>
                </w:rPr>
                <w:t>#152</w:t>
              </w:r>
              <w:r w:rsidRPr="00333FAB">
                <w:rPr>
                  <w:rFonts w:ascii="Consolas" w:eastAsia="Times New Roman" w:hAnsi="Consolas" w:cs="Courier New"/>
                  <w:color w:val="24292E"/>
                  <w:sz w:val="20"/>
                  <w:szCs w:val="20"/>
                </w:rPr>
                <w:t xml:space="preserve"> )</w:t>
              </w:r>
            </w:ins>
          </w:p>
          <w:p w14:paraId="28761ED3" w14:textId="6601968C" w:rsidR="007419D9" w:rsidRPr="00333FAB" w:rsidRDefault="00A82B70"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065" w:author="Tim Laat" w:date="2020-12-01T22:19:00Z"/>
                <w:rFonts w:ascii="Consolas" w:eastAsia="Times New Roman" w:hAnsi="Consolas" w:cs="Courier New"/>
                <w:color w:val="24292E"/>
                <w:sz w:val="20"/>
                <w:szCs w:val="20"/>
              </w:rPr>
            </w:pPr>
            <w:ins w:id="1066" w:author="Tim Laat" w:date="2020-12-01T22:21:00Z">
              <w:r>
                <w:rPr>
                  <w:rFonts w:ascii="Consolas" w:eastAsia="Times New Roman" w:hAnsi="Consolas" w:cs="Courier New"/>
                  <w:color w:val="24292E"/>
                  <w:sz w:val="20"/>
                  <w:szCs w:val="20"/>
                </w:rPr>
                <w:t xml:space="preserve">Added </w:t>
              </w:r>
            </w:ins>
            <w:ins w:id="1067" w:author="Tim Laat" w:date="2020-12-01T22:22:00Z">
              <w:r w:rsidR="00173F3A">
                <w:rPr>
                  <w:rFonts w:ascii="Consolas" w:eastAsia="Times New Roman" w:hAnsi="Consolas" w:cs="Courier New"/>
                  <w:color w:val="24292E"/>
                  <w:sz w:val="20"/>
                  <w:szCs w:val="20"/>
                </w:rPr>
                <w:t>a function to print Hello world in the terminal.</w:t>
              </w:r>
            </w:ins>
          </w:p>
          <w:p w14:paraId="56893A86"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068" w:author="Tim Laat" w:date="2020-12-01T22:19:00Z"/>
                <w:rFonts w:ascii="Consolas" w:eastAsia="Times New Roman" w:hAnsi="Consolas" w:cs="Courier New"/>
                <w:color w:val="24292E"/>
                <w:sz w:val="20"/>
                <w:szCs w:val="20"/>
              </w:rPr>
            </w:pPr>
          </w:p>
          <w:p w14:paraId="69971785"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069" w:author="Tim Laat" w:date="2020-12-01T22:19:00Z"/>
                <w:rFonts w:ascii="Consolas" w:eastAsia="Times New Roman" w:hAnsi="Consolas" w:cs="Courier New"/>
                <w:color w:val="24292E"/>
                <w:sz w:val="20"/>
                <w:szCs w:val="20"/>
              </w:rPr>
            </w:pPr>
            <w:ins w:id="1070" w:author="Tim Laat" w:date="2020-12-01T22:19:00Z">
              <w:r w:rsidRPr="00333FAB">
                <w:rPr>
                  <w:rFonts w:ascii="Consolas" w:eastAsia="Times New Roman" w:hAnsi="Consolas" w:cs="Courier New"/>
                  <w:color w:val="24292E"/>
                  <w:sz w:val="20"/>
                  <w:szCs w:val="20"/>
                </w:rPr>
                <w:t xml:space="preserve">Closes </w:t>
              </w:r>
              <w:r w:rsidRPr="00333FAB">
                <w:rPr>
                  <w:rFonts w:ascii="Consolas" w:eastAsia="Times New Roman" w:hAnsi="Consolas" w:cs="Courier New"/>
                  <w:color w:val="005CC5"/>
                  <w:sz w:val="20"/>
                  <w:szCs w:val="20"/>
                </w:rPr>
                <w:t>#152</w:t>
              </w:r>
              <w:r w:rsidRPr="00333FAB">
                <w:rPr>
                  <w:rFonts w:ascii="Consolas" w:eastAsia="Times New Roman" w:hAnsi="Consolas" w:cs="Courier New"/>
                  <w:color w:val="24292E"/>
                  <w:sz w:val="20"/>
                  <w:szCs w:val="20"/>
                </w:rPr>
                <w:t xml:space="preserve"> </w:t>
              </w:r>
            </w:ins>
          </w:p>
          <w:p w14:paraId="646E3849" w14:textId="63717E3B" w:rsidR="007419D9"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071" w:author="Tim Laat" w:date="2020-12-01T22:22:00Z"/>
                <w:rFonts w:ascii="Consolas" w:eastAsia="Times New Roman" w:hAnsi="Consolas" w:cs="Courier New"/>
                <w:color w:val="24292E"/>
                <w:sz w:val="20"/>
                <w:szCs w:val="20"/>
              </w:rPr>
            </w:pPr>
          </w:p>
          <w:p w14:paraId="14047E2B" w14:textId="77777777" w:rsidR="00173F3A" w:rsidRPr="00333FAB" w:rsidRDefault="00173F3A"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072" w:author="Tim Laat" w:date="2020-12-01T22:19:00Z"/>
                <w:rFonts w:ascii="Consolas" w:eastAsia="Times New Roman" w:hAnsi="Consolas" w:cs="Courier New"/>
                <w:color w:val="24292E"/>
                <w:sz w:val="20"/>
                <w:szCs w:val="20"/>
              </w:rPr>
            </w:pPr>
          </w:p>
          <w:p w14:paraId="737222BB"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073" w:author="Tim Laat" w:date="2020-12-01T22:19:00Z"/>
                <w:rFonts w:ascii="Consolas" w:eastAsia="Times New Roman" w:hAnsi="Consolas" w:cs="Courier New"/>
                <w:color w:val="24292E"/>
                <w:sz w:val="20"/>
                <w:szCs w:val="20"/>
              </w:rPr>
            </w:pPr>
            <w:ins w:id="1074" w:author="Tim Laat" w:date="2020-12-01T22:19:00Z">
              <w:r w:rsidRPr="00333FAB">
                <w:rPr>
                  <w:rFonts w:ascii="Consolas" w:eastAsia="Times New Roman" w:hAnsi="Consolas" w:cs="Courier New"/>
                  <w:color w:val="24292E"/>
                  <w:sz w:val="20"/>
                  <w:szCs w:val="20"/>
                </w:rPr>
                <w:t xml:space="preserve"># Bugs/issues Fixes </w:t>
              </w:r>
              <w:r w:rsidRPr="00333FAB">
                <w:rPr>
                  <w:rFonts w:ascii="Segoe UI Emoji" w:hAnsi="Segoe UI Emoji" w:cs="Segoe UI Emoji"/>
                  <w:sz w:val="20"/>
                  <w:szCs w:val="20"/>
                </w:rPr>
                <w:t>🐛</w:t>
              </w:r>
            </w:ins>
          </w:p>
          <w:p w14:paraId="7CAB5472" w14:textId="7F81BD0C"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075" w:author="Tim Laat" w:date="2020-12-01T22:19:00Z"/>
                <w:rFonts w:ascii="Consolas" w:eastAsia="Times New Roman" w:hAnsi="Consolas" w:cs="Courier New"/>
                <w:color w:val="24292E"/>
                <w:sz w:val="20"/>
                <w:szCs w:val="20"/>
              </w:rPr>
            </w:pPr>
            <w:ins w:id="1076" w:author="Tim Laat" w:date="2020-12-01T22:19:00Z">
              <w:r w:rsidRPr="00333FAB">
                <w:rPr>
                  <w:rFonts w:ascii="Consolas" w:eastAsia="Times New Roman" w:hAnsi="Consolas" w:cs="Courier New"/>
                  <w:color w:val="005CC5"/>
                  <w:sz w:val="20"/>
                  <w:szCs w:val="20"/>
                </w:rPr>
                <w:t>##</w:t>
              </w:r>
              <w:r w:rsidRPr="00333FAB">
                <w:rPr>
                  <w:rFonts w:ascii="Consolas" w:eastAsia="Times New Roman" w:hAnsi="Consolas" w:cs="Courier New"/>
                  <w:color w:val="24292E"/>
                  <w:sz w:val="20"/>
                  <w:szCs w:val="20"/>
                </w:rPr>
                <w:t xml:space="preserve"> </w:t>
              </w:r>
            </w:ins>
            <w:ins w:id="1077" w:author="Tim Laat" w:date="2020-12-01T22:21:00Z">
              <w:r w:rsidR="00A82B70">
                <w:rPr>
                  <w:rFonts w:ascii="Consolas" w:eastAsia="Times New Roman" w:hAnsi="Consolas" w:cs="Courier New"/>
                  <w:color w:val="24292E"/>
                  <w:sz w:val="20"/>
                  <w:szCs w:val="20"/>
                </w:rPr>
                <w:t>Fix old stuff</w:t>
              </w:r>
            </w:ins>
            <w:ins w:id="1078" w:author="Tim Laat" w:date="2020-12-01T22:19:00Z">
              <w:r w:rsidRPr="00333FAB">
                <w:rPr>
                  <w:rFonts w:ascii="Consolas" w:eastAsia="Times New Roman" w:hAnsi="Consolas" w:cs="Courier New"/>
                  <w:color w:val="24292E"/>
                  <w:sz w:val="20"/>
                  <w:szCs w:val="20"/>
                </w:rPr>
                <w:t xml:space="preserve"> (</w:t>
              </w:r>
              <w:r w:rsidRPr="00333FAB">
                <w:rPr>
                  <w:rFonts w:ascii="Consolas" w:eastAsia="Times New Roman" w:hAnsi="Consolas" w:cs="Courier New"/>
                  <w:color w:val="005CC5"/>
                  <w:sz w:val="20"/>
                  <w:szCs w:val="20"/>
                </w:rPr>
                <w:t>#123</w:t>
              </w:r>
              <w:r w:rsidRPr="00333FAB">
                <w:rPr>
                  <w:rFonts w:ascii="Consolas" w:eastAsia="Times New Roman" w:hAnsi="Consolas" w:cs="Courier New"/>
                  <w:color w:val="24292E"/>
                  <w:sz w:val="20"/>
                  <w:szCs w:val="20"/>
                </w:rPr>
                <w:t>)</w:t>
              </w:r>
            </w:ins>
          </w:p>
          <w:p w14:paraId="53D384A3" w14:textId="5E7BBF8F"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079" w:author="Tim Laat" w:date="2020-12-01T22:19:00Z"/>
                <w:rFonts w:ascii="Consolas" w:eastAsia="Times New Roman" w:hAnsi="Consolas" w:cs="Courier New"/>
                <w:color w:val="24292E"/>
                <w:sz w:val="20"/>
                <w:szCs w:val="20"/>
              </w:rPr>
            </w:pPr>
            <w:ins w:id="1080" w:author="Tim Laat" w:date="2020-12-01T22:19:00Z">
              <w:r w:rsidRPr="00333FAB">
                <w:rPr>
                  <w:rFonts w:ascii="Consolas" w:eastAsia="Times New Roman" w:hAnsi="Consolas" w:cs="Courier New"/>
                  <w:color w:val="24292E"/>
                  <w:sz w:val="20"/>
                  <w:szCs w:val="20"/>
                </w:rPr>
                <w:t xml:space="preserve">Fixed issue where </w:t>
              </w:r>
            </w:ins>
            <w:ins w:id="1081" w:author="Tim Laat" w:date="2020-12-01T22:23:00Z">
              <w:r w:rsidR="00173F3A">
                <w:rPr>
                  <w:rFonts w:ascii="Consolas" w:eastAsia="Times New Roman" w:hAnsi="Consolas" w:cs="Courier New"/>
                  <w:color w:val="24292E"/>
                  <w:sz w:val="20"/>
                  <w:szCs w:val="20"/>
                </w:rPr>
                <w:t>the stops working after user entered a character.</w:t>
              </w:r>
            </w:ins>
          </w:p>
          <w:p w14:paraId="7494385B"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082" w:author="Tim Laat" w:date="2020-12-01T22:19:00Z"/>
                <w:rFonts w:ascii="Consolas" w:eastAsia="Times New Roman" w:hAnsi="Consolas" w:cs="Courier New"/>
                <w:color w:val="24292E"/>
                <w:sz w:val="20"/>
                <w:szCs w:val="20"/>
              </w:rPr>
            </w:pPr>
          </w:p>
          <w:p w14:paraId="7542DE69"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083" w:author="Tim Laat" w:date="2020-12-01T22:19:00Z"/>
                <w:rFonts w:ascii="Consolas" w:eastAsia="Times New Roman" w:hAnsi="Consolas" w:cs="Courier New"/>
                <w:color w:val="24292E"/>
                <w:sz w:val="20"/>
                <w:szCs w:val="20"/>
              </w:rPr>
            </w:pPr>
            <w:ins w:id="1084" w:author="Tim Laat" w:date="2020-12-01T22:19:00Z">
              <w:r w:rsidRPr="00333FAB">
                <w:rPr>
                  <w:rFonts w:ascii="Consolas" w:eastAsia="Times New Roman" w:hAnsi="Consolas" w:cs="Courier New"/>
                  <w:color w:val="24292E"/>
                  <w:sz w:val="20"/>
                  <w:szCs w:val="20"/>
                </w:rPr>
                <w:t xml:space="preserve">Closes </w:t>
              </w:r>
              <w:r w:rsidRPr="00333FAB">
                <w:rPr>
                  <w:rFonts w:ascii="Consolas" w:eastAsia="Times New Roman" w:hAnsi="Consolas" w:cs="Courier New"/>
                  <w:color w:val="005CC5"/>
                  <w:sz w:val="20"/>
                  <w:szCs w:val="20"/>
                </w:rPr>
                <w:t>#123</w:t>
              </w:r>
              <w:r w:rsidRPr="00333FAB">
                <w:rPr>
                  <w:rFonts w:ascii="Consolas" w:eastAsia="Times New Roman" w:hAnsi="Consolas" w:cs="Courier New"/>
                  <w:color w:val="24292E"/>
                  <w:sz w:val="20"/>
                  <w:szCs w:val="20"/>
                </w:rPr>
                <w:t xml:space="preserve"> </w:t>
              </w:r>
            </w:ins>
          </w:p>
          <w:p w14:paraId="215B5CF4"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085" w:author="Tim Laat" w:date="2020-12-01T22:19:00Z"/>
                <w:rFonts w:ascii="Consolas" w:eastAsia="Times New Roman" w:hAnsi="Consolas" w:cs="Courier New"/>
                <w:color w:val="24292E"/>
                <w:sz w:val="20"/>
                <w:szCs w:val="20"/>
              </w:rPr>
            </w:pPr>
          </w:p>
          <w:p w14:paraId="4909CB64"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086" w:author="Tim Laat" w:date="2020-12-01T22:19:00Z"/>
                <w:rFonts w:ascii="Consolas" w:eastAsia="Times New Roman" w:hAnsi="Consolas" w:cs="Courier New"/>
                <w:color w:val="24292E"/>
                <w:sz w:val="20"/>
                <w:szCs w:val="20"/>
              </w:rPr>
            </w:pPr>
            <w:ins w:id="1087" w:author="Tim Laat" w:date="2020-12-01T22:19:00Z">
              <w:r w:rsidRPr="00333FAB">
                <w:rPr>
                  <w:rFonts w:ascii="Consolas" w:eastAsia="Times New Roman" w:hAnsi="Consolas" w:cs="Courier New"/>
                  <w:color w:val="24292E"/>
                  <w:sz w:val="20"/>
                  <w:szCs w:val="20"/>
                </w:rPr>
                <w:t xml:space="preserve"># Features to look into </w:t>
              </w:r>
              <w:r w:rsidRPr="00333FAB">
                <w:rPr>
                  <w:rFonts w:ascii="Segoe UI Emoji" w:hAnsi="Segoe UI Emoji" w:cs="Segoe UI Emoji"/>
                  <w:sz w:val="20"/>
                  <w:szCs w:val="20"/>
                </w:rPr>
                <w:t>🔎</w:t>
              </w:r>
            </w:ins>
          </w:p>
          <w:p w14:paraId="17CC9180"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088" w:author="Tim Laat" w:date="2020-12-01T22:19:00Z"/>
                <w:rFonts w:ascii="Consolas" w:eastAsia="Times New Roman" w:hAnsi="Consolas" w:cs="Courier New"/>
                <w:color w:val="24292E"/>
                <w:sz w:val="20"/>
                <w:szCs w:val="20"/>
              </w:rPr>
            </w:pPr>
            <w:ins w:id="1089" w:author="Tim Laat" w:date="2020-12-01T22:19:00Z">
              <w:r w:rsidRPr="00333FAB">
                <w:rPr>
                  <w:rFonts w:ascii="Consolas" w:eastAsia="Times New Roman" w:hAnsi="Consolas" w:cs="Courier New"/>
                  <w:color w:val="005CC5"/>
                  <w:sz w:val="20"/>
                  <w:szCs w:val="20"/>
                </w:rPr>
                <w:t>##</w:t>
              </w:r>
              <w:r w:rsidRPr="00333FAB">
                <w:rPr>
                  <w:rFonts w:ascii="Consolas" w:eastAsia="Times New Roman" w:hAnsi="Consolas" w:cs="Courier New"/>
                  <w:color w:val="24292E"/>
                  <w:sz w:val="20"/>
                  <w:szCs w:val="20"/>
                </w:rPr>
                <w:t xml:space="preserve"> In progress</w:t>
              </w:r>
            </w:ins>
          </w:p>
          <w:p w14:paraId="163125FF" w14:textId="5CCD7912" w:rsidR="007419D9" w:rsidRDefault="007419D9" w:rsidP="00173F3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090" w:author="Tim Laat" w:date="2020-12-01T22:23:00Z"/>
                <w:rFonts w:ascii="Consolas" w:eastAsia="Times New Roman" w:hAnsi="Consolas" w:cs="Courier New"/>
                <w:color w:val="24292E"/>
                <w:sz w:val="20"/>
                <w:szCs w:val="20"/>
              </w:rPr>
            </w:pPr>
            <w:ins w:id="1091" w:author="Tim Laat" w:date="2020-12-01T22:19:00Z">
              <w:r w:rsidRPr="00333FAB">
                <w:rPr>
                  <w:rFonts w:ascii="Consolas" w:eastAsia="Times New Roman" w:hAnsi="Consolas" w:cs="Courier New"/>
                  <w:color w:val="24292E"/>
                  <w:sz w:val="20"/>
                  <w:szCs w:val="20"/>
                </w:rPr>
                <w:t xml:space="preserve">- </w:t>
              </w:r>
            </w:ins>
            <w:ins w:id="1092" w:author="Tim Laat" w:date="2020-12-01T22:23:00Z">
              <w:r w:rsidR="00173F3A">
                <w:rPr>
                  <w:rFonts w:ascii="Consolas" w:eastAsia="Times New Roman" w:hAnsi="Consolas" w:cs="Courier New"/>
                  <w:color w:val="24292E"/>
                  <w:sz w:val="20"/>
                  <w:szCs w:val="20"/>
                </w:rPr>
                <w:t>Refactor Hello World(On Hold).</w:t>
              </w:r>
            </w:ins>
          </w:p>
          <w:p w14:paraId="27563D76" w14:textId="3F4BB663" w:rsidR="00173F3A" w:rsidRPr="00333FAB" w:rsidRDefault="00173F3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093" w:author="Tim Laat" w:date="2020-12-01T22:19:00Z"/>
                <w:rFonts w:ascii="Consolas" w:eastAsia="Times New Roman" w:hAnsi="Consolas" w:cs="Courier New"/>
                <w:color w:val="24292E"/>
                <w:sz w:val="20"/>
                <w:szCs w:val="20"/>
              </w:rPr>
            </w:pPr>
            <w:ins w:id="1094" w:author="Tim Laat" w:date="2020-12-01T22:23:00Z">
              <w:r>
                <w:rPr>
                  <w:rFonts w:ascii="Consolas" w:eastAsia="Times New Roman" w:hAnsi="Consolas" w:cs="Courier New"/>
                  <w:color w:val="24292E"/>
                  <w:sz w:val="20"/>
                  <w:szCs w:val="20"/>
                </w:rPr>
                <w:t>- Update Comments</w:t>
              </w:r>
            </w:ins>
          </w:p>
          <w:p w14:paraId="768B6380"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095" w:author="Tim Laat" w:date="2020-12-01T22:19:00Z"/>
                <w:rFonts w:ascii="Consolas" w:eastAsia="Times New Roman" w:hAnsi="Consolas" w:cs="Courier New"/>
                <w:color w:val="24292E"/>
                <w:sz w:val="20"/>
                <w:szCs w:val="20"/>
              </w:rPr>
            </w:pPr>
          </w:p>
          <w:p w14:paraId="5C752AB9"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096" w:author="Tim Laat" w:date="2020-12-01T22:19:00Z"/>
                <w:rFonts w:ascii="Consolas" w:eastAsia="Times New Roman" w:hAnsi="Consolas" w:cs="Courier New"/>
                <w:color w:val="24292E"/>
                <w:sz w:val="20"/>
                <w:szCs w:val="20"/>
              </w:rPr>
            </w:pPr>
            <w:ins w:id="1097" w:author="Tim Laat" w:date="2020-12-01T22:19:00Z">
              <w:r w:rsidRPr="00333FAB">
                <w:rPr>
                  <w:rFonts w:ascii="Consolas" w:eastAsia="Times New Roman" w:hAnsi="Consolas" w:cs="Courier New"/>
                  <w:color w:val="005CC5"/>
                  <w:sz w:val="20"/>
                  <w:szCs w:val="20"/>
                </w:rPr>
                <w:t>##</w:t>
              </w:r>
              <w:r w:rsidRPr="00333FAB">
                <w:rPr>
                  <w:rFonts w:ascii="Consolas" w:eastAsia="Times New Roman" w:hAnsi="Consolas" w:cs="Courier New"/>
                  <w:color w:val="24292E"/>
                  <w:sz w:val="20"/>
                  <w:szCs w:val="20"/>
                </w:rPr>
                <w:t xml:space="preserve"> Known issues</w:t>
              </w:r>
            </w:ins>
          </w:p>
          <w:p w14:paraId="6C64819E" w14:textId="5EDF88CD" w:rsidR="007419D9" w:rsidRPr="00333FAB" w:rsidRDefault="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098" w:author="Tim Laat" w:date="2020-12-01T22:19:00Z"/>
                <w:rFonts w:ascii="Consolas" w:eastAsia="Times New Roman" w:hAnsi="Consolas" w:cs="Courier New"/>
                <w:color w:val="24292E"/>
                <w:sz w:val="20"/>
                <w:szCs w:val="20"/>
              </w:rPr>
            </w:pPr>
            <w:ins w:id="1099" w:author="Tim Laat" w:date="2020-12-01T22:19:00Z">
              <w:r w:rsidRPr="00333FAB">
                <w:rPr>
                  <w:rFonts w:ascii="Consolas" w:eastAsia="Times New Roman" w:hAnsi="Consolas" w:cs="Courier New"/>
                  <w:color w:val="24292E"/>
                  <w:sz w:val="20"/>
                  <w:szCs w:val="20"/>
                </w:rPr>
                <w:t>-</w:t>
              </w:r>
            </w:ins>
            <w:ins w:id="1100" w:author="Tim Laat" w:date="2020-12-01T22:24:00Z">
              <w:r w:rsidR="00173F3A">
                <w:rPr>
                  <w:rFonts w:ascii="Consolas" w:eastAsia="Times New Roman" w:hAnsi="Consolas" w:cs="Courier New"/>
                  <w:color w:val="24292E"/>
                  <w:sz w:val="20"/>
                  <w:szCs w:val="20"/>
                </w:rPr>
                <w:t xml:space="preserve"> Something is wrong.</w:t>
              </w:r>
            </w:ins>
          </w:p>
          <w:p w14:paraId="66CD697B" w14:textId="77777777" w:rsidR="007419D9" w:rsidRDefault="007419D9" w:rsidP="007419D9">
            <w:pPr>
              <w:shd w:val="clear" w:color="auto" w:fill="F2F2F2" w:themeFill="background1" w:themeFillShade="F2"/>
              <w:ind w:left="720" w:hanging="720"/>
              <w:rPr>
                <w:ins w:id="1101" w:author="Tim Laat" w:date="2020-12-01T22:19:00Z"/>
              </w:rPr>
            </w:pPr>
          </w:p>
          <w:p w14:paraId="26033432" w14:textId="77777777" w:rsidR="007419D9" w:rsidRDefault="007419D9" w:rsidP="007419D9">
            <w:pPr>
              <w:rPr>
                <w:ins w:id="1102" w:author="Tim Laat" w:date="2020-12-01T22:18:00Z"/>
              </w:rPr>
            </w:pPr>
          </w:p>
        </w:tc>
      </w:tr>
    </w:tbl>
    <w:p w14:paraId="52C3334F" w14:textId="77777777" w:rsidR="007419D9" w:rsidRPr="003E45BC" w:rsidRDefault="007419D9">
      <w:pPr>
        <w:rPr>
          <w:ins w:id="1103" w:author="Laat,Tim T.H.J. de" w:date="2020-12-01T13:50:00Z"/>
        </w:rPr>
        <w:pPrChange w:id="1104" w:author="Tim Laat" w:date="2020-12-01T22:18:00Z">
          <w:pPr>
            <w:pStyle w:val="Heading2"/>
          </w:pPr>
        </w:pPrChange>
      </w:pPr>
    </w:p>
    <w:p w14:paraId="35553452" w14:textId="40CFD6EC" w:rsidR="00676F58" w:rsidRPr="004E3B28" w:rsidRDefault="00676F58">
      <w:pPr>
        <w:jc w:val="center"/>
        <w:pPrChange w:id="1105" w:author="Tim Laat" w:date="2020-12-01T22:17:00Z">
          <w:pPr>
            <w:pStyle w:val="Heading1"/>
          </w:pPr>
        </w:pPrChange>
      </w:pPr>
    </w:p>
    <w:p w14:paraId="4D8717EB" w14:textId="1A3A84AF" w:rsidR="00B6146E" w:rsidRDefault="00B6146E" w:rsidP="00B6146E">
      <w:pPr>
        <w:pStyle w:val="Heading2"/>
      </w:pPr>
      <w:bookmarkStart w:id="1106" w:name="_Toc58443201"/>
      <w:r>
        <w:t>Git commands</w:t>
      </w:r>
      <w:bookmarkEnd w:id="1106"/>
    </w:p>
    <w:p w14:paraId="52AD6AB6" w14:textId="77777777" w:rsidR="00B6146E" w:rsidRDefault="00B6146E" w:rsidP="00B6146E">
      <w:r>
        <w:t>git init</w:t>
      </w:r>
    </w:p>
    <w:p w14:paraId="61E3A7E0" w14:textId="77777777" w:rsidR="00B6146E" w:rsidRDefault="00B6146E" w:rsidP="00B6146E">
      <w:r>
        <w:t>git clone git pull</w:t>
      </w:r>
    </w:p>
    <w:p w14:paraId="6FBCCD12" w14:textId="77777777" w:rsidR="004E3B28" w:rsidRDefault="004E3B28" w:rsidP="00B6146E">
      <w:pPr>
        <w:rPr>
          <w:ins w:id="1107" w:author="Tim Laat" w:date="2020-12-01T22:04:00Z"/>
        </w:rPr>
      </w:pPr>
    </w:p>
    <w:p w14:paraId="75AC1B75" w14:textId="2A7BF042" w:rsidR="00B6146E" w:rsidRDefault="00B6146E" w:rsidP="00B6146E">
      <w:r>
        <w:t>git config --global user.name git config --global user.email</w:t>
      </w:r>
    </w:p>
    <w:p w14:paraId="66A64499" w14:textId="77777777" w:rsidR="00B6146E" w:rsidRDefault="00B6146E" w:rsidP="00B6146E">
      <w:r>
        <w:t>git touch documentname</w:t>
      </w:r>
    </w:p>
    <w:p w14:paraId="13A28D68" w14:textId="77777777" w:rsidR="00B6146E" w:rsidRDefault="00B6146E" w:rsidP="00B6146E">
      <w:r>
        <w:t>git add wildcard *.html all .</w:t>
      </w:r>
    </w:p>
    <w:p w14:paraId="5E1790DE" w14:textId="77777777" w:rsidR="00B6146E" w:rsidRPr="004B47C5" w:rsidRDefault="00B6146E" w:rsidP="00B6146E">
      <w:pPr>
        <w:rPr>
          <w:lang w:val="nl-NL"/>
        </w:rPr>
      </w:pPr>
      <w:r w:rsidRPr="004B47C5">
        <w:rPr>
          <w:lang w:val="nl-NL"/>
        </w:rPr>
        <w:t>git status</w:t>
      </w:r>
    </w:p>
    <w:p w14:paraId="491D766E" w14:textId="77777777" w:rsidR="00B6146E" w:rsidRPr="004B47C5" w:rsidRDefault="00B6146E" w:rsidP="00B6146E">
      <w:pPr>
        <w:rPr>
          <w:lang w:val="nl-NL"/>
        </w:rPr>
      </w:pPr>
      <w:r w:rsidRPr="004B47C5">
        <w:rPr>
          <w:lang w:val="nl-NL"/>
        </w:rPr>
        <w:lastRenderedPageBreak/>
        <w:t>git commit -m 'description what changed' (Waar is die -m ook al weer voor?)</w:t>
      </w:r>
    </w:p>
    <w:p w14:paraId="0A553561" w14:textId="77777777" w:rsidR="00B6146E" w:rsidRDefault="00B6146E" w:rsidP="00B6146E">
      <w:r>
        <w:t>git push</w:t>
      </w:r>
    </w:p>
    <w:p w14:paraId="01ED6E6F" w14:textId="77777777" w:rsidR="00B6146E" w:rsidRDefault="00B6146E" w:rsidP="00B6146E"/>
    <w:p w14:paraId="0CB2418A" w14:textId="77777777" w:rsidR="00B6146E" w:rsidRDefault="00B6146E" w:rsidP="00B6146E">
      <w:r>
        <w:t>Branching</w:t>
      </w:r>
    </w:p>
    <w:p w14:paraId="2D88FADE" w14:textId="77777777" w:rsidR="00B6146E" w:rsidRDefault="00B6146E" w:rsidP="00B6146E">
      <w:r>
        <w:t>git branch branchname</w:t>
      </w:r>
    </w:p>
    <w:p w14:paraId="7B0CD5CD" w14:textId="77777777" w:rsidR="00B6146E" w:rsidRDefault="00B6146E" w:rsidP="00B6146E">
      <w:r>
        <w:t>git checkin git checkout</w:t>
      </w:r>
    </w:p>
    <w:p w14:paraId="36730F26" w14:textId="77777777" w:rsidR="00B6146E" w:rsidRDefault="00B6146E" w:rsidP="00B6146E">
      <w:r>
        <w:t>gitmerge branchname 'describe merge'</w:t>
      </w:r>
    </w:p>
    <w:p w14:paraId="7718F5CD" w14:textId="77777777" w:rsidR="00B6146E" w:rsidRPr="004B47C5" w:rsidRDefault="00B6146E" w:rsidP="00B6146E"/>
    <w:p w14:paraId="28DEDBBC" w14:textId="1318C8A6" w:rsidR="00B6146E" w:rsidRDefault="00B6146E" w:rsidP="00B6146E"/>
    <w:p w14:paraId="38D63E2E" w14:textId="6072ACFE" w:rsidR="00FD5428" w:rsidRDefault="00FD5428" w:rsidP="00B6146E"/>
    <w:p w14:paraId="2A6380CA" w14:textId="46508A2B" w:rsidR="00FD5428" w:rsidRDefault="00FD5428">
      <w:r>
        <w:br w:type="page"/>
      </w:r>
    </w:p>
    <w:p w14:paraId="1AD163B9" w14:textId="3FCE048D" w:rsidR="00FD5428" w:rsidRDefault="00FD5428" w:rsidP="00FD5428">
      <w:pPr>
        <w:pStyle w:val="Heading1"/>
      </w:pPr>
      <w:bookmarkStart w:id="1108" w:name="_Toc58443202"/>
      <w:r>
        <w:lastRenderedPageBreak/>
        <w:t>Appendix</w:t>
      </w:r>
      <w:bookmarkEnd w:id="1108"/>
    </w:p>
    <w:p w14:paraId="5D916C83" w14:textId="04A9E568" w:rsidR="00FD5428" w:rsidRDefault="0053435F" w:rsidP="0053435F">
      <w:pPr>
        <w:pStyle w:val="Heading2"/>
      </w:pPr>
      <w:bookmarkStart w:id="1109" w:name="_Ref57450053"/>
      <w:bookmarkStart w:id="1110" w:name="_Toc58443203"/>
      <w:r>
        <w:t xml:space="preserve">A. </w:t>
      </w:r>
      <w:r w:rsidR="00FD5428">
        <w:t>Installation</w:t>
      </w:r>
      <w:bookmarkEnd w:id="1109"/>
      <w:bookmarkEnd w:id="1110"/>
    </w:p>
    <w:p w14:paraId="5F63C223" w14:textId="77777777" w:rsidR="00FD5428" w:rsidRPr="008F422E" w:rsidRDefault="00FD5428" w:rsidP="00FD5428"/>
    <w:p w14:paraId="111BA178" w14:textId="77777777" w:rsidR="00FD5428" w:rsidRDefault="00FD5428" w:rsidP="00FD5428">
      <w:r>
        <w:rPr>
          <w:noProof/>
          <w:lang w:val="en-GB" w:eastAsia="en-GB"/>
        </w:rPr>
        <w:drawing>
          <wp:inline distT="0" distB="0" distL="0" distR="0" wp14:anchorId="075E2176" wp14:editId="41364EEF">
            <wp:extent cx="5303520" cy="271522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3520" cy="2715221"/>
                    </a:xfrm>
                    <a:prstGeom prst="rect">
                      <a:avLst/>
                    </a:prstGeom>
                  </pic:spPr>
                </pic:pic>
              </a:graphicData>
            </a:graphic>
          </wp:inline>
        </w:drawing>
      </w:r>
    </w:p>
    <w:p w14:paraId="6C0E2985" w14:textId="77777777" w:rsidR="00FD5428" w:rsidRDefault="00FD5428" w:rsidP="00FD5428">
      <w:r>
        <w:t xml:space="preserve">Run the downloaded </w:t>
      </w:r>
      <w:r w:rsidRPr="00F447C6">
        <w:t>GitHubDesktopSetup</w:t>
      </w:r>
      <w:r>
        <w:t>.exe</w:t>
      </w:r>
    </w:p>
    <w:p w14:paraId="765BC49B" w14:textId="77777777" w:rsidR="00FD5428" w:rsidRDefault="00FD5428" w:rsidP="00FD5428">
      <w:r>
        <w:br w:type="page"/>
      </w:r>
    </w:p>
    <w:p w14:paraId="399260BA" w14:textId="77777777" w:rsidR="00FD5428" w:rsidRDefault="00FD5428" w:rsidP="00FD5428">
      <w:r>
        <w:lastRenderedPageBreak/>
        <w:t>Sign in to or create a free account.</w:t>
      </w:r>
    </w:p>
    <w:p w14:paraId="3F958122" w14:textId="77777777" w:rsidR="00FD5428" w:rsidRDefault="00FD5428" w:rsidP="00FD5428">
      <w:pPr>
        <w:jc w:val="center"/>
      </w:pPr>
      <w:r>
        <w:rPr>
          <w:noProof/>
          <w:lang w:val="en-GB" w:eastAsia="en-GB"/>
        </w:rPr>
        <w:drawing>
          <wp:inline distT="0" distB="0" distL="0" distR="0" wp14:anchorId="5B7F00F6" wp14:editId="3254CAEA">
            <wp:extent cx="5303520" cy="364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3520" cy="3646170"/>
                    </a:xfrm>
                    <a:prstGeom prst="rect">
                      <a:avLst/>
                    </a:prstGeom>
                  </pic:spPr>
                </pic:pic>
              </a:graphicData>
            </a:graphic>
          </wp:inline>
        </w:drawing>
      </w:r>
    </w:p>
    <w:p w14:paraId="6587CCB7" w14:textId="77777777" w:rsidR="00FD5428" w:rsidRDefault="00FD5428" w:rsidP="00FD5428"/>
    <w:p w14:paraId="25C580BE" w14:textId="77777777" w:rsidR="00FD5428" w:rsidRDefault="00FD5428" w:rsidP="00FD5428">
      <w:pPr>
        <w:jc w:val="center"/>
      </w:pPr>
      <w:r w:rsidRPr="0097145A">
        <w:rPr>
          <w:noProof/>
          <w:lang w:val="en-GB" w:eastAsia="en-GB"/>
        </w:rPr>
        <w:drawing>
          <wp:inline distT="0" distB="0" distL="0" distR="0" wp14:anchorId="79F93BE9" wp14:editId="697C4FBB">
            <wp:extent cx="5303520" cy="367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3520" cy="3676767"/>
                    </a:xfrm>
                    <a:prstGeom prst="rect">
                      <a:avLst/>
                    </a:prstGeom>
                  </pic:spPr>
                </pic:pic>
              </a:graphicData>
            </a:graphic>
          </wp:inline>
        </w:drawing>
      </w:r>
    </w:p>
    <w:p w14:paraId="24E8C0F5" w14:textId="77777777" w:rsidR="00FD5428" w:rsidRDefault="00FD5428" w:rsidP="00FD5428">
      <w:r>
        <w:lastRenderedPageBreak/>
        <w:t>Log in to your account.</w:t>
      </w:r>
    </w:p>
    <w:p w14:paraId="103F38DE" w14:textId="77777777" w:rsidR="00FD5428" w:rsidRDefault="00FD5428" w:rsidP="00FD5428">
      <w:pPr>
        <w:jc w:val="center"/>
      </w:pPr>
      <w:r>
        <w:rPr>
          <w:noProof/>
          <w:lang w:val="en-GB" w:eastAsia="en-GB"/>
        </w:rPr>
        <w:drawing>
          <wp:inline distT="0" distB="0" distL="0" distR="0" wp14:anchorId="610B9CF6" wp14:editId="15917604">
            <wp:extent cx="5303520" cy="3646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3520" cy="3646170"/>
                    </a:xfrm>
                    <a:prstGeom prst="rect">
                      <a:avLst/>
                    </a:prstGeom>
                  </pic:spPr>
                </pic:pic>
              </a:graphicData>
            </a:graphic>
          </wp:inline>
        </w:drawing>
      </w:r>
    </w:p>
    <w:p w14:paraId="64756986" w14:textId="77777777" w:rsidR="00FD5428" w:rsidRDefault="00FD5428" w:rsidP="00FD5428">
      <w:pPr>
        <w:rPr>
          <w:rFonts w:asciiTheme="majorHAnsi" w:eastAsiaTheme="majorEastAsia" w:hAnsiTheme="majorHAnsi" w:cstheme="majorBidi"/>
          <w:color w:val="833C0B" w:themeColor="accent2" w:themeShade="80"/>
          <w:sz w:val="24"/>
          <w:szCs w:val="24"/>
        </w:rPr>
      </w:pPr>
      <w:r>
        <w:br w:type="page"/>
      </w:r>
    </w:p>
    <w:customXmlInsRangeStart w:id="1111" w:author="Kristian Snel" w:date="2020-12-09T14:57:00Z"/>
    <w:bookmarkStart w:id="1112" w:name="_Toc58443204" w:displacedByCustomXml="next"/>
    <w:sdt>
      <w:sdtPr>
        <w:rPr>
          <w:rFonts w:asciiTheme="minorHAnsi" w:eastAsiaTheme="minorHAnsi" w:hAnsiTheme="minorHAnsi" w:cstheme="minorBidi"/>
          <w:color w:val="auto"/>
          <w:sz w:val="22"/>
          <w:szCs w:val="22"/>
        </w:rPr>
        <w:id w:val="-2121829348"/>
        <w:docPartObj>
          <w:docPartGallery w:val="Bibliographies"/>
          <w:docPartUnique/>
        </w:docPartObj>
      </w:sdtPr>
      <w:sdtEndPr/>
      <w:sdtContent>
        <w:customXmlInsRangeEnd w:id="1111"/>
        <w:p w14:paraId="0E5118D6" w14:textId="3B791A2F" w:rsidR="003E45BC" w:rsidRDefault="003E45BC">
          <w:pPr>
            <w:pStyle w:val="Heading1"/>
            <w:rPr>
              <w:ins w:id="1113" w:author="Kristian Snel" w:date="2020-12-09T14:57:00Z"/>
            </w:rPr>
          </w:pPr>
          <w:ins w:id="1114" w:author="Kristian Snel" w:date="2020-12-09T14:57:00Z">
            <w:r>
              <w:t>Bibliography</w:t>
            </w:r>
            <w:bookmarkEnd w:id="1112"/>
          </w:ins>
        </w:p>
        <w:customXmlInsRangeStart w:id="1115" w:author="Kristian Snel" w:date="2020-12-09T14:57:00Z"/>
        <w:sdt>
          <w:sdtPr>
            <w:id w:val="111145805"/>
            <w:bibliography/>
          </w:sdtPr>
          <w:sdtEndPr/>
          <w:sdtContent>
            <w:customXmlInsRangeEnd w:id="1115"/>
            <w:p w14:paraId="050D8204" w14:textId="77777777" w:rsidR="00B6292F" w:rsidRDefault="003E45BC">
              <w:pPr>
                <w:rPr>
                  <w:noProof/>
                </w:rPr>
              </w:pPr>
              <w:ins w:id="1116" w:author="Kristian Snel" w:date="2020-12-09T14:57:00Z">
                <w:r>
                  <w:fldChar w:fldCharType="begin"/>
                </w:r>
                <w:r>
                  <w:instrText xml:space="preserve"> BIBLIOGRAPHY </w:instrText>
                </w:r>
                <w:r>
                  <w:fldChar w:fldCharType="separate"/>
                </w:r>
              </w:ins>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03"/>
                <w:gridCol w:w="9157"/>
              </w:tblGrid>
              <w:tr w:rsidR="00B6292F" w14:paraId="4911B17B" w14:textId="77777777">
                <w:trPr>
                  <w:divId w:val="1524246231"/>
                  <w:tblCellSpacing w:w="15" w:type="dxa"/>
                  <w:ins w:id="1117" w:author="Kristian Snel" w:date="2020-12-09T21:52:00Z"/>
                </w:trPr>
                <w:tc>
                  <w:tcPr>
                    <w:tcW w:w="50" w:type="pct"/>
                    <w:hideMark/>
                  </w:tcPr>
                  <w:p w14:paraId="1046D341" w14:textId="2ADD40D9" w:rsidR="00B6292F" w:rsidRDefault="00B6292F">
                    <w:pPr>
                      <w:pStyle w:val="Bibliography"/>
                      <w:rPr>
                        <w:ins w:id="1118" w:author="Kristian Snel" w:date="2020-12-09T21:52:00Z"/>
                        <w:noProof/>
                        <w:sz w:val="24"/>
                        <w:szCs w:val="24"/>
                      </w:rPr>
                    </w:pPr>
                    <w:ins w:id="1119" w:author="Kristian Snel" w:date="2020-12-09T21:52:00Z">
                      <w:r>
                        <w:rPr>
                          <w:noProof/>
                        </w:rPr>
                        <w:t xml:space="preserve">[1] </w:t>
                      </w:r>
                    </w:ins>
                  </w:p>
                </w:tc>
                <w:tc>
                  <w:tcPr>
                    <w:tcW w:w="0" w:type="auto"/>
                    <w:hideMark/>
                  </w:tcPr>
                  <w:p w14:paraId="082330BF" w14:textId="77777777" w:rsidR="00B6292F" w:rsidRDefault="00B6292F">
                    <w:pPr>
                      <w:pStyle w:val="Bibliography"/>
                      <w:rPr>
                        <w:ins w:id="1120" w:author="Kristian Snel" w:date="2020-12-09T21:52:00Z"/>
                        <w:noProof/>
                      </w:rPr>
                    </w:pPr>
                    <w:ins w:id="1121" w:author="Kristian Snel" w:date="2020-12-09T21:52:00Z">
                      <w:r>
                        <w:rPr>
                          <w:noProof/>
                        </w:rPr>
                        <w:t>Backlog, "Git vs. SVN: Which version control system is right for you?," 23 June 2020. [Online]. Available: https://backlog.com/blog/git-vs-svn-version-control-system/.</w:t>
                      </w:r>
                    </w:ins>
                  </w:p>
                </w:tc>
              </w:tr>
              <w:tr w:rsidR="00B6292F" w14:paraId="1EC102E1" w14:textId="77777777">
                <w:trPr>
                  <w:divId w:val="1524246231"/>
                  <w:tblCellSpacing w:w="15" w:type="dxa"/>
                  <w:ins w:id="1122" w:author="Kristian Snel" w:date="2020-12-09T21:52:00Z"/>
                </w:trPr>
                <w:tc>
                  <w:tcPr>
                    <w:tcW w:w="50" w:type="pct"/>
                    <w:hideMark/>
                  </w:tcPr>
                  <w:p w14:paraId="46D287F6" w14:textId="77777777" w:rsidR="00B6292F" w:rsidRDefault="00B6292F">
                    <w:pPr>
                      <w:pStyle w:val="Bibliography"/>
                      <w:rPr>
                        <w:ins w:id="1123" w:author="Kristian Snel" w:date="2020-12-09T21:52:00Z"/>
                        <w:noProof/>
                      </w:rPr>
                    </w:pPr>
                    <w:ins w:id="1124" w:author="Kristian Snel" w:date="2020-12-09T21:52:00Z">
                      <w:r>
                        <w:rPr>
                          <w:noProof/>
                        </w:rPr>
                        <w:t xml:space="preserve">[2] </w:t>
                      </w:r>
                    </w:ins>
                  </w:p>
                </w:tc>
                <w:tc>
                  <w:tcPr>
                    <w:tcW w:w="0" w:type="auto"/>
                    <w:hideMark/>
                  </w:tcPr>
                  <w:p w14:paraId="15B6BEC3" w14:textId="77777777" w:rsidR="00B6292F" w:rsidRDefault="00B6292F">
                    <w:pPr>
                      <w:pStyle w:val="Bibliography"/>
                      <w:rPr>
                        <w:ins w:id="1125" w:author="Kristian Snel" w:date="2020-12-09T21:52:00Z"/>
                        <w:noProof/>
                      </w:rPr>
                    </w:pPr>
                    <w:ins w:id="1126" w:author="Kristian Snel" w:date="2020-12-09T21:52:00Z">
                      <w:r>
                        <w:rPr>
                          <w:noProof/>
                        </w:rPr>
                        <w:t>Git, "Git - About Version Control," Git, [Online]. Available: https://git-scm.com/book/en/v2/Getting-Started-About-Version-Control.</w:t>
                      </w:r>
                    </w:ins>
                  </w:p>
                </w:tc>
              </w:tr>
              <w:tr w:rsidR="00B6292F" w14:paraId="0AE57C26" w14:textId="77777777">
                <w:trPr>
                  <w:divId w:val="1524246231"/>
                  <w:tblCellSpacing w:w="15" w:type="dxa"/>
                  <w:ins w:id="1127" w:author="Kristian Snel" w:date="2020-12-09T21:52:00Z"/>
                </w:trPr>
                <w:tc>
                  <w:tcPr>
                    <w:tcW w:w="50" w:type="pct"/>
                    <w:hideMark/>
                  </w:tcPr>
                  <w:p w14:paraId="6D982284" w14:textId="77777777" w:rsidR="00B6292F" w:rsidRDefault="00B6292F">
                    <w:pPr>
                      <w:pStyle w:val="Bibliography"/>
                      <w:rPr>
                        <w:ins w:id="1128" w:author="Kristian Snel" w:date="2020-12-09T21:52:00Z"/>
                        <w:noProof/>
                      </w:rPr>
                    </w:pPr>
                    <w:ins w:id="1129" w:author="Kristian Snel" w:date="2020-12-09T21:52:00Z">
                      <w:r>
                        <w:rPr>
                          <w:noProof/>
                        </w:rPr>
                        <w:t xml:space="preserve">[3] </w:t>
                      </w:r>
                    </w:ins>
                  </w:p>
                </w:tc>
                <w:tc>
                  <w:tcPr>
                    <w:tcW w:w="0" w:type="auto"/>
                    <w:hideMark/>
                  </w:tcPr>
                  <w:p w14:paraId="00710550" w14:textId="77777777" w:rsidR="00B6292F" w:rsidRDefault="00B6292F">
                    <w:pPr>
                      <w:pStyle w:val="Bibliography"/>
                      <w:rPr>
                        <w:ins w:id="1130" w:author="Kristian Snel" w:date="2020-12-09T21:52:00Z"/>
                        <w:noProof/>
                      </w:rPr>
                    </w:pPr>
                    <w:ins w:id="1131" w:author="Kristian Snel" w:date="2020-12-09T21:52:00Z">
                      <w:r>
                        <w:rPr>
                          <w:noProof/>
                        </w:rPr>
                        <w:t>Atlassian, "Git Merge," Atlassian, [Online]. Available: https://www.atlassian.com/git/tutorials/using-branches/git-merge#:~:text=Merging%20is%20Git's%20way%20of,them%20into%20a%20single%20branch.&amp;text=The%20current%20branch%20will%20be,branch%20will%20be%20completely%20unaffected..</w:t>
                      </w:r>
                    </w:ins>
                  </w:p>
                </w:tc>
              </w:tr>
            </w:tbl>
            <w:p w14:paraId="20D8661F" w14:textId="77777777" w:rsidR="00B6292F" w:rsidRDefault="00B6292F">
              <w:pPr>
                <w:divId w:val="1524246231"/>
                <w:rPr>
                  <w:ins w:id="1132" w:author="Kristian Snel" w:date="2020-12-09T21:52:00Z"/>
                  <w:rFonts w:eastAsia="Times New Roman"/>
                  <w:noProof/>
                </w:rPr>
              </w:pPr>
            </w:p>
            <w:p w14:paraId="44719223" w14:textId="28D2679A" w:rsidR="006C45A1" w:rsidDel="00B6292F" w:rsidRDefault="006C45A1">
              <w:pPr>
                <w:rPr>
                  <w:del w:id="1133" w:author="Kristian Snel" w:date="2020-12-09T21:52:00Z"/>
                  <w:noProof/>
                </w:rPr>
              </w:pPr>
            </w:p>
            <w:p w14:paraId="44A0136D" w14:textId="45D0DAEB" w:rsidR="00522344" w:rsidDel="006C45A1" w:rsidRDefault="00522344">
              <w:pPr>
                <w:rPr>
                  <w:del w:id="1134" w:author="Kristian Snel" w:date="2020-12-09T20:57:00Z"/>
                  <w:noProof/>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522344" w:rsidDel="006C45A1" w14:paraId="47BD5C11" w14:textId="77777777">
                <w:trPr>
                  <w:divId w:val="1597254070"/>
                  <w:tblCellSpacing w:w="15" w:type="dxa"/>
                  <w:del w:id="1135" w:author="Kristian Snel" w:date="2020-12-09T20:57:00Z"/>
                </w:trPr>
                <w:tc>
                  <w:tcPr>
                    <w:tcW w:w="50" w:type="pct"/>
                    <w:hideMark/>
                  </w:tcPr>
                  <w:p w14:paraId="49A13A94" w14:textId="17983118" w:rsidR="00522344" w:rsidDel="006C45A1" w:rsidRDefault="00522344">
                    <w:pPr>
                      <w:pStyle w:val="Bibliography"/>
                      <w:rPr>
                        <w:del w:id="1136" w:author="Kristian Snel" w:date="2020-12-09T20:57:00Z"/>
                        <w:noProof/>
                        <w:sz w:val="24"/>
                        <w:szCs w:val="24"/>
                      </w:rPr>
                    </w:pPr>
                    <w:del w:id="1137" w:author="Kristian Snel" w:date="2020-12-09T20:57:00Z">
                      <w:r w:rsidDel="006C45A1">
                        <w:rPr>
                          <w:noProof/>
                        </w:rPr>
                        <w:delText xml:space="preserve">[1] </w:delText>
                      </w:r>
                    </w:del>
                  </w:p>
                </w:tc>
                <w:tc>
                  <w:tcPr>
                    <w:tcW w:w="0" w:type="auto"/>
                    <w:hideMark/>
                  </w:tcPr>
                  <w:p w14:paraId="49511C74" w14:textId="77777777" w:rsidR="00522344" w:rsidDel="006C45A1" w:rsidRDefault="00522344">
                    <w:pPr>
                      <w:pStyle w:val="Bibliography"/>
                      <w:rPr>
                        <w:del w:id="1138" w:author="Kristian Snel" w:date="2020-12-09T20:57:00Z"/>
                        <w:noProof/>
                      </w:rPr>
                    </w:pPr>
                    <w:del w:id="1139" w:author="Kristian Snel" w:date="2020-12-09T20:57:00Z">
                      <w:r w:rsidDel="006C45A1">
                        <w:rPr>
                          <w:noProof/>
                        </w:rPr>
                        <w:delText>Backlog, "Git vs. SVN: Which version control system is right for you?," 23 June 2020. [Online]. Available: https://backlog.com/blog/git-vs-svn-version-control-system/.</w:delText>
                      </w:r>
                    </w:del>
                  </w:p>
                </w:tc>
              </w:tr>
              <w:tr w:rsidR="00522344" w:rsidDel="006C45A1" w14:paraId="21978B44" w14:textId="77777777">
                <w:trPr>
                  <w:divId w:val="1597254070"/>
                  <w:tblCellSpacing w:w="15" w:type="dxa"/>
                  <w:del w:id="1140" w:author="Kristian Snel" w:date="2020-12-09T20:57:00Z"/>
                </w:trPr>
                <w:tc>
                  <w:tcPr>
                    <w:tcW w:w="50" w:type="pct"/>
                    <w:hideMark/>
                  </w:tcPr>
                  <w:p w14:paraId="4681CE6B" w14:textId="77777777" w:rsidR="00522344" w:rsidDel="006C45A1" w:rsidRDefault="00522344">
                    <w:pPr>
                      <w:pStyle w:val="Bibliography"/>
                      <w:rPr>
                        <w:del w:id="1141" w:author="Kristian Snel" w:date="2020-12-09T20:57:00Z"/>
                        <w:noProof/>
                      </w:rPr>
                    </w:pPr>
                    <w:del w:id="1142" w:author="Kristian Snel" w:date="2020-12-09T20:57:00Z">
                      <w:r w:rsidDel="006C45A1">
                        <w:rPr>
                          <w:noProof/>
                        </w:rPr>
                        <w:delText xml:space="preserve">[2] </w:delText>
                      </w:r>
                    </w:del>
                  </w:p>
                </w:tc>
                <w:tc>
                  <w:tcPr>
                    <w:tcW w:w="0" w:type="auto"/>
                    <w:hideMark/>
                  </w:tcPr>
                  <w:p w14:paraId="7CD8BB54" w14:textId="77777777" w:rsidR="00522344" w:rsidDel="006C45A1" w:rsidRDefault="00522344">
                    <w:pPr>
                      <w:pStyle w:val="Bibliography"/>
                      <w:rPr>
                        <w:del w:id="1143" w:author="Kristian Snel" w:date="2020-12-09T20:57:00Z"/>
                        <w:noProof/>
                      </w:rPr>
                    </w:pPr>
                    <w:del w:id="1144" w:author="Kristian Snel" w:date="2020-12-09T20:57:00Z">
                      <w:r w:rsidDel="006C45A1">
                        <w:rPr>
                          <w:noProof/>
                        </w:rPr>
                        <w:delText>Git, "Git - About Version Control," Git, [Online]. Available: https://git-scm.com/book/en/v2/Getting-Started-About-Version-Control.</w:delText>
                      </w:r>
                    </w:del>
                  </w:p>
                </w:tc>
              </w:tr>
            </w:tbl>
            <w:p w14:paraId="4DC66C05" w14:textId="77777777" w:rsidR="00522344" w:rsidDel="006C45A1" w:rsidRDefault="00522344">
              <w:pPr>
                <w:divId w:val="1597254070"/>
                <w:rPr>
                  <w:del w:id="1145" w:author="Kristian Snel" w:date="2020-12-09T20:57:00Z"/>
                  <w:rFonts w:eastAsia="Times New Roman"/>
                  <w:noProof/>
                </w:rPr>
              </w:pPr>
            </w:p>
            <w:p w14:paraId="58328E4D" w14:textId="22914E64" w:rsidR="003E45BC" w:rsidRDefault="003E45BC">
              <w:pPr>
                <w:rPr>
                  <w:ins w:id="1146" w:author="Kristian Snel" w:date="2020-12-09T14:57:00Z"/>
                </w:rPr>
              </w:pPr>
              <w:ins w:id="1147" w:author="Kristian Snel" w:date="2020-12-09T14:57:00Z">
                <w:r>
                  <w:rPr>
                    <w:b/>
                    <w:bCs/>
                    <w:noProof/>
                  </w:rPr>
                  <w:fldChar w:fldCharType="end"/>
                </w:r>
              </w:ins>
            </w:p>
            <w:customXmlInsRangeStart w:id="1148" w:author="Kristian Snel" w:date="2020-12-09T14:57:00Z"/>
          </w:sdtContent>
        </w:sdt>
        <w:customXmlInsRangeEnd w:id="1148"/>
        <w:customXmlInsRangeStart w:id="1149" w:author="Kristian Snel" w:date="2020-12-09T14:57:00Z"/>
      </w:sdtContent>
    </w:sdt>
    <w:customXmlInsRangeEnd w:id="1149"/>
    <w:p w14:paraId="7FA04F06" w14:textId="4C064EDF" w:rsidR="003E45BC" w:rsidRDefault="003E45BC">
      <w:pPr>
        <w:rPr>
          <w:ins w:id="1150" w:author="Kristian Snel" w:date="2020-12-09T14:57:00Z"/>
          <w:rFonts w:asciiTheme="majorHAnsi" w:eastAsiaTheme="majorEastAsia" w:hAnsiTheme="majorHAnsi" w:cstheme="majorBidi"/>
          <w:color w:val="F05133"/>
          <w:sz w:val="32"/>
          <w:szCs w:val="32"/>
        </w:rPr>
      </w:pPr>
      <w:ins w:id="1151" w:author="Kristian Snel" w:date="2020-12-09T14:57:00Z">
        <w:r>
          <w:br w:type="page"/>
        </w:r>
      </w:ins>
    </w:p>
    <w:p w14:paraId="5FABDDAB" w14:textId="204AB954" w:rsidR="00FD5428" w:rsidRDefault="001C36A0" w:rsidP="001C36A0">
      <w:pPr>
        <w:pStyle w:val="Heading1"/>
        <w:rPr>
          <w:ins w:id="1152" w:author="Kristian Snel" w:date="2020-12-09T20:56:00Z"/>
        </w:rPr>
      </w:pPr>
      <w:bookmarkStart w:id="1153" w:name="_Toc58443205"/>
      <w:ins w:id="1154" w:author="Kristian Snel" w:date="2020-12-09T12:10:00Z">
        <w:r>
          <w:lastRenderedPageBreak/>
          <w:t>OBSOLETE</w:t>
        </w:r>
      </w:ins>
      <w:bookmarkEnd w:id="1153"/>
    </w:p>
    <w:p w14:paraId="6DB483EF" w14:textId="0AD2909E" w:rsidR="003032A3" w:rsidRDefault="003032A3" w:rsidP="003032A3">
      <w:pPr>
        <w:rPr>
          <w:ins w:id="1155" w:author="Kristian Snel" w:date="2020-12-09T20:56:00Z"/>
        </w:rPr>
      </w:pPr>
    </w:p>
    <w:p w14:paraId="46BF4684" w14:textId="7EBD8D8D" w:rsidR="003032A3" w:rsidRDefault="003032A3" w:rsidP="003032A3">
      <w:pPr>
        <w:rPr>
          <w:ins w:id="1156" w:author="Kristian Snel" w:date="2020-12-09T20:56:00Z"/>
        </w:rPr>
      </w:pPr>
    </w:p>
    <w:p w14:paraId="4AD05008" w14:textId="0E9E7178" w:rsidR="003032A3" w:rsidRPr="003032A3" w:rsidRDefault="003032A3">
      <w:pPr>
        <w:rPr>
          <w:ins w:id="1157" w:author="Kristian Snel" w:date="2020-12-09T12:10:00Z"/>
          <w:rPrChange w:id="1158" w:author="Kristian Snel" w:date="2020-12-09T20:56:00Z">
            <w:rPr>
              <w:ins w:id="1159" w:author="Kristian Snel" w:date="2020-12-09T12:10:00Z"/>
            </w:rPr>
          </w:rPrChange>
        </w:rPr>
        <w:pPrChange w:id="1160" w:author="Kristian Snel" w:date="2020-12-09T20:56:00Z">
          <w:pPr>
            <w:pStyle w:val="Heading1"/>
          </w:pPr>
        </w:pPrChange>
      </w:pPr>
    </w:p>
    <w:p w14:paraId="7EF4963A" w14:textId="1F689D02" w:rsidR="003032A3" w:rsidRDefault="003032A3" w:rsidP="001C36A0">
      <w:pPr>
        <w:rPr>
          <w:ins w:id="1161" w:author="Kristian Snel" w:date="2020-12-09T20:42:00Z"/>
        </w:rPr>
      </w:pPr>
    </w:p>
    <w:tbl>
      <w:tblPr>
        <w:tblStyle w:val="GridTable4-Accent2"/>
        <w:tblW w:w="0" w:type="auto"/>
        <w:tblLook w:val="04A0" w:firstRow="1" w:lastRow="0" w:firstColumn="1" w:lastColumn="0" w:noHBand="0" w:noVBand="1"/>
      </w:tblPr>
      <w:tblGrid>
        <w:gridCol w:w="2337"/>
        <w:gridCol w:w="5029"/>
      </w:tblGrid>
      <w:tr w:rsidR="00C30DF4" w14:paraId="669DEB24" w14:textId="77777777" w:rsidTr="00EB7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D0916FC" w14:textId="77777777" w:rsidR="00C30DF4" w:rsidRDefault="00C30DF4" w:rsidP="00EB791B">
            <w:pPr>
              <w:rPr>
                <w:moveTo w:id="1162" w:author="Kristian Snel" w:date="2020-12-09T20:42:00Z"/>
              </w:rPr>
            </w:pPr>
            <w:moveToRangeStart w:id="1163" w:author="Kristian Snel" w:date="2020-12-09T20:42:00Z" w:name="move58438966"/>
            <w:moveTo w:id="1164" w:author="Kristian Snel" w:date="2020-12-09T20:42:00Z">
              <w:r>
                <w:t>Tutorial</w:t>
              </w:r>
            </w:moveTo>
          </w:p>
        </w:tc>
        <w:tc>
          <w:tcPr>
            <w:tcW w:w="5029" w:type="dxa"/>
          </w:tcPr>
          <w:p w14:paraId="00C37CF8" w14:textId="77777777" w:rsidR="00C30DF4" w:rsidRDefault="00C30DF4" w:rsidP="00EB791B">
            <w:pPr>
              <w:cnfStyle w:val="100000000000" w:firstRow="1" w:lastRow="0" w:firstColumn="0" w:lastColumn="0" w:oddVBand="0" w:evenVBand="0" w:oddHBand="0" w:evenHBand="0" w:firstRowFirstColumn="0" w:firstRowLastColumn="0" w:lastRowFirstColumn="0" w:lastRowLastColumn="0"/>
              <w:rPr>
                <w:moveTo w:id="1165" w:author="Kristian Snel" w:date="2020-12-09T20:42:00Z"/>
              </w:rPr>
            </w:pPr>
            <w:moveTo w:id="1166" w:author="Kristian Snel" w:date="2020-12-09T20:42:00Z">
              <w:r>
                <w:t>Aimed at</w:t>
              </w:r>
            </w:moveTo>
          </w:p>
        </w:tc>
      </w:tr>
      <w:tr w:rsidR="00C30DF4" w14:paraId="580D3BEC" w14:textId="77777777" w:rsidTr="00EB7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352B4FF" w14:textId="77777777" w:rsidR="00C30DF4" w:rsidRDefault="00C30DF4" w:rsidP="00EB791B">
            <w:pPr>
              <w:rPr>
                <w:moveTo w:id="1167" w:author="Kristian Snel" w:date="2020-12-09T20:42:00Z"/>
              </w:rPr>
            </w:pPr>
            <w:moveTo w:id="1168" w:author="Kristian Snel" w:date="2020-12-09T20:42:00Z">
              <w:r>
                <w:t>Git basics</w:t>
              </w:r>
            </w:moveTo>
          </w:p>
        </w:tc>
        <w:tc>
          <w:tcPr>
            <w:tcW w:w="5029" w:type="dxa"/>
          </w:tcPr>
          <w:p w14:paraId="26F675AD" w14:textId="77777777" w:rsidR="00C30DF4" w:rsidRDefault="00C30DF4" w:rsidP="00EB791B">
            <w:pPr>
              <w:cnfStyle w:val="000000100000" w:firstRow="0" w:lastRow="0" w:firstColumn="0" w:lastColumn="0" w:oddVBand="0" w:evenVBand="0" w:oddHBand="1" w:evenHBand="0" w:firstRowFirstColumn="0" w:firstRowLastColumn="0" w:lastRowFirstColumn="0" w:lastRowLastColumn="0"/>
              <w:rPr>
                <w:moveTo w:id="1169" w:author="Kristian Snel" w:date="2020-12-09T20:42:00Z"/>
              </w:rPr>
            </w:pPr>
            <w:moveTo w:id="1170" w:author="Kristian Snel" w:date="2020-12-09T20:42:00Z">
              <w:r>
                <w:t>Everyone</w:t>
              </w:r>
            </w:moveTo>
          </w:p>
        </w:tc>
      </w:tr>
      <w:tr w:rsidR="00C30DF4" w14:paraId="3EB3F234" w14:textId="77777777" w:rsidTr="00EB791B">
        <w:tc>
          <w:tcPr>
            <w:cnfStyle w:val="001000000000" w:firstRow="0" w:lastRow="0" w:firstColumn="1" w:lastColumn="0" w:oddVBand="0" w:evenVBand="0" w:oddHBand="0" w:evenHBand="0" w:firstRowFirstColumn="0" w:firstRowLastColumn="0" w:lastRowFirstColumn="0" w:lastRowLastColumn="0"/>
            <w:tcW w:w="2337" w:type="dxa"/>
          </w:tcPr>
          <w:p w14:paraId="0EC0B0EB" w14:textId="77777777" w:rsidR="00C30DF4" w:rsidRDefault="00C30DF4" w:rsidP="00EB791B">
            <w:pPr>
              <w:rPr>
                <w:moveTo w:id="1171" w:author="Kristian Snel" w:date="2020-12-09T20:42:00Z"/>
              </w:rPr>
            </w:pPr>
            <w:moveTo w:id="1172" w:author="Kristian Snel" w:date="2020-12-09T20:42:00Z">
              <w:r>
                <w:t>Git technical</w:t>
              </w:r>
            </w:moveTo>
          </w:p>
        </w:tc>
        <w:tc>
          <w:tcPr>
            <w:tcW w:w="5029" w:type="dxa"/>
          </w:tcPr>
          <w:p w14:paraId="114FD53B" w14:textId="77777777" w:rsidR="00C30DF4" w:rsidRDefault="00C30DF4" w:rsidP="00EB791B">
            <w:pPr>
              <w:cnfStyle w:val="000000000000" w:firstRow="0" w:lastRow="0" w:firstColumn="0" w:lastColumn="0" w:oddVBand="0" w:evenVBand="0" w:oddHBand="0" w:evenHBand="0" w:firstRowFirstColumn="0" w:firstRowLastColumn="0" w:lastRowFirstColumn="0" w:lastRowLastColumn="0"/>
              <w:rPr>
                <w:moveTo w:id="1173" w:author="Kristian Snel" w:date="2020-12-09T20:42:00Z"/>
              </w:rPr>
            </w:pPr>
            <w:moveTo w:id="1174" w:author="Kristian Snel" w:date="2020-12-09T20:42:00Z">
              <w:r>
                <w:t>Project members</w:t>
              </w:r>
            </w:moveTo>
          </w:p>
        </w:tc>
      </w:tr>
      <w:tr w:rsidR="00C30DF4" w14:paraId="12143030" w14:textId="77777777" w:rsidTr="00EB7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85F9075" w14:textId="77777777" w:rsidR="00C30DF4" w:rsidRDefault="00C30DF4" w:rsidP="00EB791B">
            <w:pPr>
              <w:rPr>
                <w:moveTo w:id="1175" w:author="Kristian Snel" w:date="2020-12-09T20:42:00Z"/>
              </w:rPr>
            </w:pPr>
            <w:moveTo w:id="1176" w:author="Kristian Snel" w:date="2020-12-09T20:42:00Z">
              <w:r>
                <w:t>Git management</w:t>
              </w:r>
            </w:moveTo>
          </w:p>
        </w:tc>
        <w:tc>
          <w:tcPr>
            <w:tcW w:w="5029" w:type="dxa"/>
          </w:tcPr>
          <w:p w14:paraId="25358AA2" w14:textId="77777777" w:rsidR="00C30DF4" w:rsidRDefault="00C30DF4" w:rsidP="00EB791B">
            <w:pPr>
              <w:cnfStyle w:val="000000100000" w:firstRow="0" w:lastRow="0" w:firstColumn="0" w:lastColumn="0" w:oddVBand="0" w:evenVBand="0" w:oddHBand="1" w:evenHBand="0" w:firstRowFirstColumn="0" w:firstRowLastColumn="0" w:lastRowFirstColumn="0" w:lastRowLastColumn="0"/>
              <w:rPr>
                <w:moveTo w:id="1177" w:author="Kristian Snel" w:date="2020-12-09T20:42:00Z"/>
              </w:rPr>
            </w:pPr>
            <w:moveTo w:id="1178" w:author="Kristian Snel" w:date="2020-12-09T20:42:00Z">
              <w:r>
                <w:t>Project management</w:t>
              </w:r>
            </w:moveTo>
          </w:p>
        </w:tc>
      </w:tr>
      <w:tr w:rsidR="00C30DF4" w14:paraId="19EE6EFA" w14:textId="77777777" w:rsidTr="00EB791B">
        <w:tc>
          <w:tcPr>
            <w:cnfStyle w:val="001000000000" w:firstRow="0" w:lastRow="0" w:firstColumn="1" w:lastColumn="0" w:oddVBand="0" w:evenVBand="0" w:oddHBand="0" w:evenHBand="0" w:firstRowFirstColumn="0" w:firstRowLastColumn="0" w:lastRowFirstColumn="0" w:lastRowLastColumn="0"/>
            <w:tcW w:w="2337" w:type="dxa"/>
          </w:tcPr>
          <w:p w14:paraId="2B8951EB" w14:textId="77777777" w:rsidR="00C30DF4" w:rsidRDefault="00C30DF4" w:rsidP="00EB791B">
            <w:pPr>
              <w:rPr>
                <w:moveTo w:id="1179" w:author="Kristian Snel" w:date="2020-12-09T20:42:00Z"/>
              </w:rPr>
            </w:pPr>
            <w:moveTo w:id="1180" w:author="Kristian Snel" w:date="2020-12-09T20:42:00Z">
              <w:r>
                <w:t>Git advanced</w:t>
              </w:r>
            </w:moveTo>
          </w:p>
        </w:tc>
        <w:tc>
          <w:tcPr>
            <w:tcW w:w="5029" w:type="dxa"/>
          </w:tcPr>
          <w:p w14:paraId="4E186BDA" w14:textId="77777777" w:rsidR="00C30DF4" w:rsidRDefault="00C30DF4" w:rsidP="00EB791B">
            <w:pPr>
              <w:cnfStyle w:val="000000000000" w:firstRow="0" w:lastRow="0" w:firstColumn="0" w:lastColumn="0" w:oddVBand="0" w:evenVBand="0" w:oddHBand="0" w:evenHBand="0" w:firstRowFirstColumn="0" w:firstRowLastColumn="0" w:lastRowFirstColumn="0" w:lastRowLastColumn="0"/>
              <w:rPr>
                <w:moveTo w:id="1181" w:author="Kristian Snel" w:date="2020-12-09T20:42:00Z"/>
              </w:rPr>
            </w:pPr>
            <w:moveTo w:id="1182" w:author="Kristian Snel" w:date="2020-12-09T20:42:00Z">
              <w:r>
                <w:t>Those who want to use Git to its maximum potential</w:t>
              </w:r>
            </w:moveTo>
          </w:p>
        </w:tc>
      </w:tr>
      <w:moveToRangeEnd w:id="1163"/>
    </w:tbl>
    <w:p w14:paraId="5D3C807B" w14:textId="7519C8D2" w:rsidR="00C30DF4" w:rsidRDefault="00C30DF4" w:rsidP="001C36A0">
      <w:pPr>
        <w:rPr>
          <w:ins w:id="1183" w:author="Kristian Snel" w:date="2020-12-09T20:42:00Z"/>
        </w:rPr>
      </w:pPr>
    </w:p>
    <w:p w14:paraId="793A0DD5" w14:textId="77777777" w:rsidR="00C30DF4" w:rsidRDefault="00C30DF4" w:rsidP="001C36A0">
      <w:pPr>
        <w:rPr>
          <w:ins w:id="1184" w:author="Kristian Snel" w:date="2020-12-09T12:10:00Z"/>
        </w:rPr>
      </w:pPr>
    </w:p>
    <w:p w14:paraId="7A5880B9" w14:textId="77777777" w:rsidR="001C36A0" w:rsidRDefault="001C36A0" w:rsidP="001C36A0">
      <w:pPr>
        <w:pStyle w:val="Heading1"/>
        <w:rPr>
          <w:moveTo w:id="1185" w:author="Kristian Snel" w:date="2020-12-09T12:10:00Z"/>
        </w:rPr>
      </w:pPr>
      <w:bookmarkStart w:id="1186" w:name="_Toc58443206"/>
      <w:moveToRangeStart w:id="1187" w:author="Kristian Snel" w:date="2020-12-09T12:10:00Z" w:name="move58408247"/>
      <w:moveTo w:id="1188" w:author="Kristian Snel" w:date="2020-12-09T12:10:00Z">
        <w:r w:rsidRPr="003058AC">
          <w:t>What</w:t>
        </w:r>
        <w:r>
          <w:t xml:space="preserve"> is Git and why should you use it?</w:t>
        </w:r>
        <w:bookmarkEnd w:id="1186"/>
      </w:moveTo>
    </w:p>
    <w:p w14:paraId="304F337E" w14:textId="77777777" w:rsidR="001C36A0" w:rsidRPr="00A07477" w:rsidRDefault="001C36A0" w:rsidP="001C36A0">
      <w:pPr>
        <w:rPr>
          <w:moveTo w:id="1189" w:author="Kristian Snel" w:date="2020-12-09T12:10:00Z"/>
          <w:rStyle w:val="IntenseQuoteChar"/>
          <w:i w:val="0"/>
          <w:iCs w:val="0"/>
          <w:color w:val="auto"/>
        </w:rPr>
      </w:pPr>
      <w:moveTo w:id="1190" w:author="Kristian Snel" w:date="2020-12-09T12:10:00Z">
        <w:r w:rsidRPr="00593B10">
          <w:rPr>
            <w:rStyle w:val="IntenseQuoteChar"/>
            <w:noProof/>
            <w:lang w:val="en-GB" w:eastAsia="en-GB"/>
          </w:rPr>
          <mc:AlternateContent>
            <mc:Choice Requires="wps">
              <w:drawing>
                <wp:anchor distT="45720" distB="45720" distL="114300" distR="114300" simplePos="0" relativeHeight="251683840" behindDoc="0" locked="0" layoutInCell="1" allowOverlap="1" wp14:anchorId="6591A2A1" wp14:editId="1F18F646">
                  <wp:simplePos x="0" y="0"/>
                  <wp:positionH relativeFrom="margin">
                    <wp:align>right</wp:align>
                  </wp:positionH>
                  <wp:positionV relativeFrom="paragraph">
                    <wp:posOffset>1174603</wp:posOffset>
                  </wp:positionV>
                  <wp:extent cx="5943600" cy="893445"/>
                  <wp:effectExtent l="0" t="0" r="0" b="190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893445"/>
                          </a:xfrm>
                          <a:prstGeom prst="rect">
                            <a:avLst/>
                          </a:prstGeom>
                          <a:solidFill>
                            <a:srgbClr val="FFFFFF"/>
                          </a:solidFill>
                          <a:ln w="9525">
                            <a:noFill/>
                            <a:miter lim="800000"/>
                            <a:headEnd/>
                            <a:tailEnd/>
                          </a:ln>
                        </wps:spPr>
                        <wps:txbx>
                          <w:txbxContent>
                            <w:p w14:paraId="18EC7A27" w14:textId="77777777" w:rsidR="00D95DF4" w:rsidRDefault="00D95DF4" w:rsidP="001C36A0">
                              <w:pPr>
                                <w:pBdr>
                                  <w:top w:val="single" w:sz="12" w:space="1" w:color="F05133"/>
                                  <w:bottom w:val="single" w:sz="12" w:space="1" w:color="F05133"/>
                                </w:pBdr>
                                <w:spacing w:line="276" w:lineRule="auto"/>
                                <w:rPr>
                                  <w:rStyle w:val="IntenseEmphasis"/>
                                  <w:sz w:val="24"/>
                                  <w:szCs w:val="24"/>
                                </w:rPr>
                              </w:pPr>
                              <w:r w:rsidRPr="00593B10">
                                <w:rPr>
                                  <w:rStyle w:val="IntenseEmphasis"/>
                                  <w:b/>
                                  <w:bCs/>
                                  <w:sz w:val="24"/>
                                  <w:szCs w:val="24"/>
                                </w:rPr>
                                <w:t>Did you know?</w:t>
                              </w:r>
                              <w:r>
                                <w:rPr>
                                  <w:rStyle w:val="IntenseEmphasis"/>
                                  <w:b/>
                                  <w:bCs/>
                                  <w:sz w:val="24"/>
                                  <w:szCs w:val="24"/>
                                </w:rPr>
                                <w:br/>
                              </w:r>
                              <w:r w:rsidRPr="00593B10">
                                <w:rPr>
                                  <w:rStyle w:val="IntenseEmphasis"/>
                                  <w:sz w:val="24"/>
                                  <w:szCs w:val="24"/>
                                </w:rPr>
                                <w:t>Git was created in 2005 by Linus Torvalds. Torvalds is also famous for his creation of the Linux Kernel.</w:t>
                              </w:r>
                            </w:p>
                            <w:p w14:paraId="4316DB05" w14:textId="77777777" w:rsidR="00D95DF4" w:rsidRPr="00A07477" w:rsidRDefault="00D95DF4" w:rsidP="001C36A0">
                              <w:pPr>
                                <w:spacing w:line="276" w:lineRule="auto"/>
                                <w:rPr>
                                  <w:rStyle w:val="IntenseEmphasis"/>
                                  <w:b/>
                                  <w:bCs/>
                                  <w:sz w:val="24"/>
                                  <w:szCs w:val="24"/>
                                </w:rPr>
                              </w:pPr>
                            </w:p>
                            <w:p w14:paraId="5EDD3923" w14:textId="77777777" w:rsidR="00D95DF4" w:rsidRDefault="00D95DF4" w:rsidP="001C36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591A2A1" id="_x0000_s1050" type="#_x0000_t202" style="position:absolute;margin-left:416.8pt;margin-top:92.5pt;width:468pt;height:70.3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" stroked="f">
                  <v:textbox>
                    <w:txbxContent>
                      <w:p w14:paraId="18EC7A27" w14:textId="77777777" w:rsidR="00D95DF4" w:rsidRDefault="00D95DF4" w:rsidP="001C36A0">
                        <w:pPr>
                          <w:pBdr>
                            <w:top w:val="single" w:sz="12" w:space="1" w:color="F05133"/>
                            <w:bottom w:val="single" w:sz="12" w:space="1" w:color="F05133"/>
                          </w:pBdr>
                          <w:spacing w:line="276" w:lineRule="auto"/>
                          <w:rPr>
                            <w:rStyle w:val="IntenseEmphasis"/>
                            <w:sz w:val="24"/>
                            <w:szCs w:val="24"/>
                          </w:rPr>
                        </w:pPr>
                        <w:r w:rsidRPr="00593B10">
                          <w:rPr>
                            <w:rStyle w:val="IntenseEmphasis"/>
                            <w:b/>
                            <w:bCs/>
                            <w:sz w:val="24"/>
                            <w:szCs w:val="24"/>
                          </w:rPr>
                          <w:t>Did you know?</w:t>
                        </w:r>
                        <w:r>
                          <w:rPr>
                            <w:rStyle w:val="IntenseEmphasis"/>
                            <w:b/>
                            <w:bCs/>
                            <w:sz w:val="24"/>
                            <w:szCs w:val="24"/>
                          </w:rPr>
                          <w:br/>
                        </w:r>
                        <w:r w:rsidRPr="00593B10">
                          <w:rPr>
                            <w:rStyle w:val="IntenseEmphasis"/>
                            <w:sz w:val="24"/>
                            <w:szCs w:val="24"/>
                          </w:rPr>
                          <w:t>Git was created in 2005 by Linus Torvalds. Torvalds is also famous for his creation of the Linux Kernel.</w:t>
                        </w:r>
                      </w:p>
                      <w:p w14:paraId="4316DB05" w14:textId="77777777" w:rsidR="00D95DF4" w:rsidRPr="00A07477" w:rsidRDefault="00D95DF4" w:rsidP="001C36A0">
                        <w:pPr>
                          <w:spacing w:line="276" w:lineRule="auto"/>
                          <w:rPr>
                            <w:rStyle w:val="IntenseEmphasis"/>
                            <w:b/>
                            <w:bCs/>
                            <w:sz w:val="24"/>
                            <w:szCs w:val="24"/>
                          </w:rPr>
                        </w:pPr>
                      </w:p>
                      <w:p w14:paraId="5EDD3923" w14:textId="77777777" w:rsidR="00D95DF4" w:rsidRDefault="00D95DF4" w:rsidP="001C36A0"/>
                    </w:txbxContent>
                  </v:textbox>
                  <w10:wrap type="square" anchorx="margin"/>
                </v:shape>
              </w:pict>
            </mc:Fallback>
          </mc:AlternateContent>
        </w:r>
        <w:r>
          <w:br/>
          <w:t xml:space="preserve">Large projects may require a lot of different people to work on a lot of files. Project structure may get cluttered up and files get lost. Git allows a team to keep a clear overview of the project files and the changes made to these files. Git is a so-called </w:t>
        </w:r>
        <w:r w:rsidRPr="002E7330">
          <w:rPr>
            <w:rStyle w:val="IntenseQuoteChar"/>
          </w:rPr>
          <w:t>distributed version control system</w:t>
        </w:r>
        <w:r w:rsidRPr="002E7330">
          <w:t xml:space="preserve">. </w:t>
        </w:r>
        <w:r>
          <w:t xml:space="preserve">Using a version control system allows a team to keep a log of changes made to the files in the past. Therefore, allowing every member of the team to see how the document progresses. </w:t>
        </w:r>
      </w:moveTo>
    </w:p>
    <w:p w14:paraId="69772D08" w14:textId="77777777" w:rsidR="001C36A0" w:rsidRDefault="001C36A0" w:rsidP="001C36A0">
      <w:pPr>
        <w:rPr>
          <w:moveTo w:id="1191" w:author="Kristian Snel" w:date="2020-12-09T12:10:00Z"/>
        </w:rPr>
      </w:pPr>
      <w:moveTo w:id="1192" w:author="Kristian Snel" w:date="2020-12-09T12:10:00Z">
        <w:r>
          <w:t>Git is not only useful for teams but also for individuals. A project may span a long amount of time. It can get difficult to keep track of project files and file history. Git provides a set of tools to see previous project versions, or test extra functionality parallel to the original project ensuring the safety of the original project.</w:t>
        </w:r>
      </w:moveTo>
    </w:p>
    <w:p w14:paraId="1C0777F5" w14:textId="77777777" w:rsidR="001C36A0" w:rsidRDefault="001C36A0" w:rsidP="001C36A0">
      <w:pPr>
        <w:rPr>
          <w:moveTo w:id="1193" w:author="Kristian Snel" w:date="2020-12-09T12:10:00Z"/>
        </w:rPr>
      </w:pPr>
      <w:moveTo w:id="1194" w:author="Kristian Snel" w:date="2020-12-09T12:10:00Z">
        <w:r>
          <w:t>This document features as a guideline to Git and how you as a Fontys student can incorporate Git in your standard workflow to prevent issues such as data loss and miscommunication and in general help with maintaining an organized project structure.</w:t>
        </w:r>
      </w:moveTo>
    </w:p>
    <w:moveToRangeEnd w:id="1187"/>
    <w:p w14:paraId="30F743B0" w14:textId="75710041" w:rsidR="001C36A0" w:rsidRPr="003E45BC" w:rsidRDefault="001C36A0" w:rsidP="003E45BC"/>
    <w:sectPr w:rsidR="001C36A0" w:rsidRPr="003E45BC" w:rsidSect="0078175D">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574501" w14:textId="77777777" w:rsidR="00332AA6" w:rsidRDefault="00332AA6" w:rsidP="007E39AD">
      <w:pPr>
        <w:spacing w:after="0" w:line="240" w:lineRule="auto"/>
      </w:pPr>
      <w:r>
        <w:separator/>
      </w:r>
    </w:p>
  </w:endnote>
  <w:endnote w:type="continuationSeparator" w:id="0">
    <w:p w14:paraId="04C31D6D" w14:textId="77777777" w:rsidR="00332AA6" w:rsidRDefault="00332AA6" w:rsidP="007E39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8167199"/>
      <w:docPartObj>
        <w:docPartGallery w:val="Page Numbers (Bottom of Page)"/>
        <w:docPartUnique/>
      </w:docPartObj>
    </w:sdtPr>
    <w:sdtEndPr>
      <w:rPr>
        <w:noProof/>
      </w:rPr>
    </w:sdtEndPr>
    <w:sdtContent>
      <w:p w14:paraId="646168BC" w14:textId="0105AC3E" w:rsidR="00D95DF4" w:rsidRDefault="00D95DF4">
        <w:pPr>
          <w:pStyle w:val="Footer"/>
          <w:jc w:val="right"/>
        </w:pPr>
        <w:r>
          <w:fldChar w:fldCharType="begin"/>
        </w:r>
        <w:r>
          <w:instrText xml:space="preserve"> PAGE   \* MERGEFORMAT </w:instrText>
        </w:r>
        <w:r>
          <w:fldChar w:fldCharType="separate"/>
        </w:r>
        <w:r w:rsidR="00DA2BB9">
          <w:rPr>
            <w:noProof/>
          </w:rPr>
          <w:t>6</w:t>
        </w:r>
        <w:r>
          <w:rPr>
            <w:noProof/>
          </w:rPr>
          <w:fldChar w:fldCharType="end"/>
        </w:r>
      </w:p>
    </w:sdtContent>
  </w:sdt>
  <w:p w14:paraId="1647C2C2" w14:textId="58B3C3FC" w:rsidR="00D95DF4" w:rsidRPr="00FE3F8B" w:rsidRDefault="00D95DF4">
    <w:pPr>
      <w:pStyle w:val="Footer"/>
      <w:rPr>
        <w:sz w:val="20"/>
        <w:szCs w:val="20"/>
      </w:rPr>
    </w:pPr>
    <w:r>
      <w:rPr>
        <w:sz w:val="20"/>
        <w:szCs w:val="20"/>
      </w:rPr>
      <w:t>Git Manual 2020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FC6CAD" w14:textId="77777777" w:rsidR="00332AA6" w:rsidRDefault="00332AA6" w:rsidP="007E39AD">
      <w:pPr>
        <w:spacing w:after="0" w:line="240" w:lineRule="auto"/>
      </w:pPr>
      <w:r>
        <w:separator/>
      </w:r>
    </w:p>
  </w:footnote>
  <w:footnote w:type="continuationSeparator" w:id="0">
    <w:p w14:paraId="533783FA" w14:textId="77777777" w:rsidR="00332AA6" w:rsidRDefault="00332AA6" w:rsidP="007E39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70.75pt;height:25.05pt;visibility:visible;mso-wrap-style:square" o:bullet="t">
        <v:imagedata r:id="rId1" o:title=""/>
      </v:shape>
    </w:pict>
  </w:numPicBullet>
  <w:abstractNum w:abstractNumId="0" w15:restartNumberingAfterBreak="0">
    <w:nsid w:val="031A1953"/>
    <w:multiLevelType w:val="hybridMultilevel"/>
    <w:tmpl w:val="05468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364E24"/>
    <w:multiLevelType w:val="hybridMultilevel"/>
    <w:tmpl w:val="2706757A"/>
    <w:lvl w:ilvl="0" w:tplc="75D296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C97FF7"/>
    <w:multiLevelType w:val="hybridMultilevel"/>
    <w:tmpl w:val="A504F6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8A5B9E"/>
    <w:multiLevelType w:val="hybridMultilevel"/>
    <w:tmpl w:val="C58AFB16"/>
    <w:lvl w:ilvl="0" w:tplc="C6C28F7A">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ristian Snel">
    <w15:presenceInfo w15:providerId="Windows Live" w15:userId="483ed342f8d61ec3"/>
  </w15:person>
  <w15:person w15:author="Kristian Snel [2]">
    <w15:presenceInfo w15:providerId="AD" w15:userId="S-1-5-21-2804773519-1039592734-3327864189-13725"/>
  </w15:person>
  <w15:person w15:author="Laat,Tim T.H.J. de">
    <w15:presenceInfo w15:providerId="None" w15:userId="Laat,Tim T.H.J. de"/>
  </w15:person>
  <w15:person w15:author="Tim Laat">
    <w15:presenceInfo w15:providerId="None" w15:userId="Tim La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1B2"/>
    <w:rsid w:val="00004C7E"/>
    <w:rsid w:val="000063A9"/>
    <w:rsid w:val="0001748A"/>
    <w:rsid w:val="0004157B"/>
    <w:rsid w:val="00050DE5"/>
    <w:rsid w:val="000552F1"/>
    <w:rsid w:val="00056B37"/>
    <w:rsid w:val="000746AF"/>
    <w:rsid w:val="000D1A0F"/>
    <w:rsid w:val="000D3876"/>
    <w:rsid w:val="000D58DF"/>
    <w:rsid w:val="000E2C15"/>
    <w:rsid w:val="0010303B"/>
    <w:rsid w:val="0011127B"/>
    <w:rsid w:val="00122664"/>
    <w:rsid w:val="00126AAC"/>
    <w:rsid w:val="001326B4"/>
    <w:rsid w:val="00146AB3"/>
    <w:rsid w:val="00147977"/>
    <w:rsid w:val="00150333"/>
    <w:rsid w:val="00161275"/>
    <w:rsid w:val="00173F3A"/>
    <w:rsid w:val="001773D1"/>
    <w:rsid w:val="001801B2"/>
    <w:rsid w:val="001A149E"/>
    <w:rsid w:val="001B1D42"/>
    <w:rsid w:val="001B4E77"/>
    <w:rsid w:val="001C36A0"/>
    <w:rsid w:val="001D2B62"/>
    <w:rsid w:val="001D494E"/>
    <w:rsid w:val="001E3149"/>
    <w:rsid w:val="001E37C8"/>
    <w:rsid w:val="001F7196"/>
    <w:rsid w:val="001F7530"/>
    <w:rsid w:val="00202EE2"/>
    <w:rsid w:val="0020498F"/>
    <w:rsid w:val="002133CB"/>
    <w:rsid w:val="002179F3"/>
    <w:rsid w:val="00217F86"/>
    <w:rsid w:val="002251E0"/>
    <w:rsid w:val="00225449"/>
    <w:rsid w:val="00230494"/>
    <w:rsid w:val="00233E60"/>
    <w:rsid w:val="002415A7"/>
    <w:rsid w:val="00244C8A"/>
    <w:rsid w:val="0024661A"/>
    <w:rsid w:val="0025125D"/>
    <w:rsid w:val="002567B4"/>
    <w:rsid w:val="00271B7C"/>
    <w:rsid w:val="00276087"/>
    <w:rsid w:val="00277B1A"/>
    <w:rsid w:val="002808B3"/>
    <w:rsid w:val="00280BFC"/>
    <w:rsid w:val="00283732"/>
    <w:rsid w:val="002A313A"/>
    <w:rsid w:val="002A380E"/>
    <w:rsid w:val="002A40DA"/>
    <w:rsid w:val="002B162A"/>
    <w:rsid w:val="002C3AC1"/>
    <w:rsid w:val="002E18AA"/>
    <w:rsid w:val="002E39DA"/>
    <w:rsid w:val="002E565A"/>
    <w:rsid w:val="002E7330"/>
    <w:rsid w:val="002F3666"/>
    <w:rsid w:val="003032A3"/>
    <w:rsid w:val="003058AC"/>
    <w:rsid w:val="00332AA6"/>
    <w:rsid w:val="003402D6"/>
    <w:rsid w:val="003432BE"/>
    <w:rsid w:val="00377D55"/>
    <w:rsid w:val="00385CF1"/>
    <w:rsid w:val="003C26F1"/>
    <w:rsid w:val="003D3745"/>
    <w:rsid w:val="003D7FF4"/>
    <w:rsid w:val="003E45BC"/>
    <w:rsid w:val="003E58A6"/>
    <w:rsid w:val="00405DA6"/>
    <w:rsid w:val="004101C4"/>
    <w:rsid w:val="00415A68"/>
    <w:rsid w:val="0042721E"/>
    <w:rsid w:val="004467FE"/>
    <w:rsid w:val="004511BE"/>
    <w:rsid w:val="00461959"/>
    <w:rsid w:val="00464253"/>
    <w:rsid w:val="00472CCD"/>
    <w:rsid w:val="00482841"/>
    <w:rsid w:val="00497C6A"/>
    <w:rsid w:val="004B47C5"/>
    <w:rsid w:val="004C2BAA"/>
    <w:rsid w:val="004C37C3"/>
    <w:rsid w:val="004C3B51"/>
    <w:rsid w:val="004C53FC"/>
    <w:rsid w:val="004D0E15"/>
    <w:rsid w:val="004E3B28"/>
    <w:rsid w:val="004F310B"/>
    <w:rsid w:val="004F345B"/>
    <w:rsid w:val="00502536"/>
    <w:rsid w:val="00522344"/>
    <w:rsid w:val="00531D10"/>
    <w:rsid w:val="0053435F"/>
    <w:rsid w:val="005370C3"/>
    <w:rsid w:val="00540FD4"/>
    <w:rsid w:val="0057250D"/>
    <w:rsid w:val="00586DF0"/>
    <w:rsid w:val="00593B10"/>
    <w:rsid w:val="005C7B99"/>
    <w:rsid w:val="006036DE"/>
    <w:rsid w:val="00604B1B"/>
    <w:rsid w:val="00627576"/>
    <w:rsid w:val="00634A16"/>
    <w:rsid w:val="0064023B"/>
    <w:rsid w:val="006650E8"/>
    <w:rsid w:val="00665FD9"/>
    <w:rsid w:val="006672D4"/>
    <w:rsid w:val="00672C83"/>
    <w:rsid w:val="0067438F"/>
    <w:rsid w:val="00676F58"/>
    <w:rsid w:val="00683592"/>
    <w:rsid w:val="006938B9"/>
    <w:rsid w:val="006A176D"/>
    <w:rsid w:val="006C45A1"/>
    <w:rsid w:val="006C67DD"/>
    <w:rsid w:val="006C6809"/>
    <w:rsid w:val="006E1FCE"/>
    <w:rsid w:val="006E46CF"/>
    <w:rsid w:val="006F25E3"/>
    <w:rsid w:val="006F779D"/>
    <w:rsid w:val="00704F42"/>
    <w:rsid w:val="0071579F"/>
    <w:rsid w:val="00730D32"/>
    <w:rsid w:val="007330BC"/>
    <w:rsid w:val="00734262"/>
    <w:rsid w:val="00741900"/>
    <w:rsid w:val="007419D9"/>
    <w:rsid w:val="007424B0"/>
    <w:rsid w:val="007431A3"/>
    <w:rsid w:val="00745D6C"/>
    <w:rsid w:val="0077012C"/>
    <w:rsid w:val="00771547"/>
    <w:rsid w:val="0077516C"/>
    <w:rsid w:val="00775B6C"/>
    <w:rsid w:val="0078175D"/>
    <w:rsid w:val="0079059E"/>
    <w:rsid w:val="007A0B8F"/>
    <w:rsid w:val="007A1443"/>
    <w:rsid w:val="007A44A4"/>
    <w:rsid w:val="007A68EA"/>
    <w:rsid w:val="007C1F93"/>
    <w:rsid w:val="007C5FEE"/>
    <w:rsid w:val="007D1602"/>
    <w:rsid w:val="007D2E69"/>
    <w:rsid w:val="007E39AD"/>
    <w:rsid w:val="007E4466"/>
    <w:rsid w:val="007E6637"/>
    <w:rsid w:val="007F1501"/>
    <w:rsid w:val="00802314"/>
    <w:rsid w:val="00821B56"/>
    <w:rsid w:val="00823855"/>
    <w:rsid w:val="00830788"/>
    <w:rsid w:val="008348BD"/>
    <w:rsid w:val="0083580F"/>
    <w:rsid w:val="00851530"/>
    <w:rsid w:val="0085317F"/>
    <w:rsid w:val="008606C5"/>
    <w:rsid w:val="0088006E"/>
    <w:rsid w:val="00886139"/>
    <w:rsid w:val="00892ACD"/>
    <w:rsid w:val="00895C67"/>
    <w:rsid w:val="008A029C"/>
    <w:rsid w:val="008A057D"/>
    <w:rsid w:val="008B17FF"/>
    <w:rsid w:val="008C2F12"/>
    <w:rsid w:val="008C3277"/>
    <w:rsid w:val="008D1822"/>
    <w:rsid w:val="008D4CB6"/>
    <w:rsid w:val="008F02E7"/>
    <w:rsid w:val="008F422E"/>
    <w:rsid w:val="009320AF"/>
    <w:rsid w:val="00935A08"/>
    <w:rsid w:val="00940A03"/>
    <w:rsid w:val="009521AD"/>
    <w:rsid w:val="009554E1"/>
    <w:rsid w:val="0096393C"/>
    <w:rsid w:val="00971450"/>
    <w:rsid w:val="0097145A"/>
    <w:rsid w:val="00976032"/>
    <w:rsid w:val="00977007"/>
    <w:rsid w:val="00991A8A"/>
    <w:rsid w:val="009A0D29"/>
    <w:rsid w:val="009A28A4"/>
    <w:rsid w:val="009B27FC"/>
    <w:rsid w:val="009C4F83"/>
    <w:rsid w:val="009D6259"/>
    <w:rsid w:val="009E02AB"/>
    <w:rsid w:val="009E3B4E"/>
    <w:rsid w:val="009E3C3D"/>
    <w:rsid w:val="009E6869"/>
    <w:rsid w:val="009F70BB"/>
    <w:rsid w:val="00A006C4"/>
    <w:rsid w:val="00A0186B"/>
    <w:rsid w:val="00A07477"/>
    <w:rsid w:val="00A13307"/>
    <w:rsid w:val="00A2182A"/>
    <w:rsid w:val="00A2323E"/>
    <w:rsid w:val="00A35F1C"/>
    <w:rsid w:val="00A40265"/>
    <w:rsid w:val="00A41C21"/>
    <w:rsid w:val="00A508E1"/>
    <w:rsid w:val="00A7734B"/>
    <w:rsid w:val="00A82B70"/>
    <w:rsid w:val="00A92884"/>
    <w:rsid w:val="00AA53CD"/>
    <w:rsid w:val="00AB6550"/>
    <w:rsid w:val="00AC166D"/>
    <w:rsid w:val="00AC519C"/>
    <w:rsid w:val="00AD04D2"/>
    <w:rsid w:val="00AD0606"/>
    <w:rsid w:val="00AD1630"/>
    <w:rsid w:val="00AD7A38"/>
    <w:rsid w:val="00AE51F3"/>
    <w:rsid w:val="00B02064"/>
    <w:rsid w:val="00B224BC"/>
    <w:rsid w:val="00B26AF2"/>
    <w:rsid w:val="00B42DBE"/>
    <w:rsid w:val="00B46D56"/>
    <w:rsid w:val="00B53051"/>
    <w:rsid w:val="00B6146E"/>
    <w:rsid w:val="00B6292F"/>
    <w:rsid w:val="00B63497"/>
    <w:rsid w:val="00B77A31"/>
    <w:rsid w:val="00B86992"/>
    <w:rsid w:val="00BA4EAB"/>
    <w:rsid w:val="00BB0B38"/>
    <w:rsid w:val="00BB53B3"/>
    <w:rsid w:val="00BE0E04"/>
    <w:rsid w:val="00BE1910"/>
    <w:rsid w:val="00C21DBD"/>
    <w:rsid w:val="00C240F0"/>
    <w:rsid w:val="00C27B70"/>
    <w:rsid w:val="00C30DF4"/>
    <w:rsid w:val="00C34E1C"/>
    <w:rsid w:val="00C40185"/>
    <w:rsid w:val="00C4632B"/>
    <w:rsid w:val="00C551AC"/>
    <w:rsid w:val="00C67BEA"/>
    <w:rsid w:val="00C705DD"/>
    <w:rsid w:val="00C848A9"/>
    <w:rsid w:val="00C8577C"/>
    <w:rsid w:val="00CE0505"/>
    <w:rsid w:val="00CE6108"/>
    <w:rsid w:val="00CF218F"/>
    <w:rsid w:val="00D10439"/>
    <w:rsid w:val="00D17902"/>
    <w:rsid w:val="00D21D74"/>
    <w:rsid w:val="00D2273B"/>
    <w:rsid w:val="00D22891"/>
    <w:rsid w:val="00D24B18"/>
    <w:rsid w:val="00D2774E"/>
    <w:rsid w:val="00D41B44"/>
    <w:rsid w:val="00D5367B"/>
    <w:rsid w:val="00D676D3"/>
    <w:rsid w:val="00D73AA0"/>
    <w:rsid w:val="00D80A91"/>
    <w:rsid w:val="00D879BF"/>
    <w:rsid w:val="00D90F65"/>
    <w:rsid w:val="00D95705"/>
    <w:rsid w:val="00D95DF4"/>
    <w:rsid w:val="00DA2BB9"/>
    <w:rsid w:val="00DA4358"/>
    <w:rsid w:val="00DB0927"/>
    <w:rsid w:val="00DB21D2"/>
    <w:rsid w:val="00DB472D"/>
    <w:rsid w:val="00DB6834"/>
    <w:rsid w:val="00DD3E03"/>
    <w:rsid w:val="00DF0D0F"/>
    <w:rsid w:val="00DF4074"/>
    <w:rsid w:val="00E02B5E"/>
    <w:rsid w:val="00E055F2"/>
    <w:rsid w:val="00E1238B"/>
    <w:rsid w:val="00E12DE3"/>
    <w:rsid w:val="00E15539"/>
    <w:rsid w:val="00E1648B"/>
    <w:rsid w:val="00E346D7"/>
    <w:rsid w:val="00E46096"/>
    <w:rsid w:val="00E521AF"/>
    <w:rsid w:val="00E546B5"/>
    <w:rsid w:val="00E575AE"/>
    <w:rsid w:val="00E7416F"/>
    <w:rsid w:val="00EA197A"/>
    <w:rsid w:val="00EB1455"/>
    <w:rsid w:val="00EC57ED"/>
    <w:rsid w:val="00EE2D19"/>
    <w:rsid w:val="00EE66BD"/>
    <w:rsid w:val="00EE67B4"/>
    <w:rsid w:val="00EF136B"/>
    <w:rsid w:val="00F01C3B"/>
    <w:rsid w:val="00F037A5"/>
    <w:rsid w:val="00F36A54"/>
    <w:rsid w:val="00F409EC"/>
    <w:rsid w:val="00F447C6"/>
    <w:rsid w:val="00F453E5"/>
    <w:rsid w:val="00F561C7"/>
    <w:rsid w:val="00F66E86"/>
    <w:rsid w:val="00F876C3"/>
    <w:rsid w:val="00F92FBA"/>
    <w:rsid w:val="00F93CFB"/>
    <w:rsid w:val="00F95849"/>
    <w:rsid w:val="00F95E59"/>
    <w:rsid w:val="00F95F7B"/>
    <w:rsid w:val="00FB6459"/>
    <w:rsid w:val="00FB676F"/>
    <w:rsid w:val="00FD5428"/>
    <w:rsid w:val="00FE1A3E"/>
    <w:rsid w:val="00FE3F8B"/>
    <w:rsid w:val="00FF24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9F3FA"/>
  <w15:chartTrackingRefBased/>
  <w15:docId w15:val="{088CCC46-91B5-47C8-8573-AEB901E8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F779D"/>
    <w:pPr>
      <w:keepNext/>
      <w:keepLines/>
      <w:spacing w:before="240" w:after="0"/>
      <w:outlineLvl w:val="0"/>
    </w:pPr>
    <w:rPr>
      <w:rFonts w:asciiTheme="majorHAnsi" w:eastAsiaTheme="majorEastAsia" w:hAnsiTheme="majorHAnsi" w:cstheme="majorBidi"/>
      <w:color w:val="F05133"/>
      <w:sz w:val="32"/>
      <w:szCs w:val="32"/>
    </w:rPr>
  </w:style>
  <w:style w:type="paragraph" w:styleId="Heading2">
    <w:name w:val="heading 2"/>
    <w:basedOn w:val="Normal"/>
    <w:next w:val="Normal"/>
    <w:link w:val="Heading2Char"/>
    <w:uiPriority w:val="9"/>
    <w:unhideWhenUsed/>
    <w:qFormat/>
    <w:rsid w:val="00D41B44"/>
    <w:pPr>
      <w:keepNext/>
      <w:keepLines/>
      <w:spacing w:before="40" w:after="0"/>
      <w:outlineLvl w:val="1"/>
    </w:pPr>
    <w:rPr>
      <w:rFonts w:asciiTheme="majorHAnsi" w:eastAsiaTheme="majorEastAsia" w:hAnsiTheme="majorHAnsi" w:cstheme="majorBidi"/>
      <w:color w:val="C45911" w:themeColor="accent2" w:themeShade="BF"/>
      <w:sz w:val="26"/>
      <w:szCs w:val="26"/>
    </w:rPr>
  </w:style>
  <w:style w:type="paragraph" w:styleId="Heading3">
    <w:name w:val="heading 3"/>
    <w:basedOn w:val="Normal"/>
    <w:next w:val="Normal"/>
    <w:link w:val="Heading3Char"/>
    <w:uiPriority w:val="9"/>
    <w:unhideWhenUsed/>
    <w:qFormat/>
    <w:rsid w:val="00D41B44"/>
    <w:pPr>
      <w:keepNext/>
      <w:keepLines/>
      <w:spacing w:before="40" w:after="0"/>
      <w:outlineLvl w:val="2"/>
    </w:pPr>
    <w:rPr>
      <w:rFonts w:asciiTheme="majorHAnsi" w:eastAsiaTheme="majorEastAsia" w:hAnsiTheme="majorHAnsi" w:cstheme="majorBidi"/>
      <w:color w:val="833C0B" w:themeColor="accent2" w:themeShade="80"/>
      <w:sz w:val="24"/>
      <w:szCs w:val="24"/>
    </w:rPr>
  </w:style>
  <w:style w:type="paragraph" w:styleId="Heading4">
    <w:name w:val="heading 4"/>
    <w:basedOn w:val="Normal"/>
    <w:next w:val="Normal"/>
    <w:link w:val="Heading4Char"/>
    <w:uiPriority w:val="9"/>
    <w:unhideWhenUsed/>
    <w:qFormat/>
    <w:rsid w:val="00E055F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79D"/>
    <w:rPr>
      <w:rFonts w:asciiTheme="majorHAnsi" w:eastAsiaTheme="majorEastAsia" w:hAnsiTheme="majorHAnsi" w:cstheme="majorBidi"/>
      <w:color w:val="F05133"/>
      <w:sz w:val="32"/>
      <w:szCs w:val="32"/>
    </w:rPr>
  </w:style>
  <w:style w:type="paragraph" w:styleId="ListParagraph">
    <w:name w:val="List Paragraph"/>
    <w:basedOn w:val="Normal"/>
    <w:uiPriority w:val="34"/>
    <w:qFormat/>
    <w:rsid w:val="004B47C5"/>
    <w:pPr>
      <w:ind w:left="720"/>
      <w:contextualSpacing/>
    </w:pPr>
  </w:style>
  <w:style w:type="paragraph" w:styleId="TOCHeading">
    <w:name w:val="TOC Heading"/>
    <w:basedOn w:val="Heading1"/>
    <w:next w:val="Normal"/>
    <w:uiPriority w:val="39"/>
    <w:unhideWhenUsed/>
    <w:qFormat/>
    <w:rsid w:val="004B47C5"/>
    <w:pPr>
      <w:outlineLvl w:val="9"/>
    </w:pPr>
  </w:style>
  <w:style w:type="paragraph" w:styleId="TOC1">
    <w:name w:val="toc 1"/>
    <w:basedOn w:val="Normal"/>
    <w:next w:val="Normal"/>
    <w:autoRedefine/>
    <w:uiPriority w:val="39"/>
    <w:unhideWhenUsed/>
    <w:rsid w:val="004B47C5"/>
    <w:pPr>
      <w:spacing w:after="100"/>
    </w:pPr>
  </w:style>
  <w:style w:type="character" w:styleId="Hyperlink">
    <w:name w:val="Hyperlink"/>
    <w:basedOn w:val="DefaultParagraphFont"/>
    <w:uiPriority w:val="99"/>
    <w:unhideWhenUsed/>
    <w:rsid w:val="004B47C5"/>
    <w:rPr>
      <w:color w:val="0563C1" w:themeColor="hyperlink"/>
      <w:u w:val="single"/>
    </w:rPr>
  </w:style>
  <w:style w:type="paragraph" w:styleId="NoSpacing">
    <w:name w:val="No Spacing"/>
    <w:link w:val="NoSpacingChar"/>
    <w:uiPriority w:val="1"/>
    <w:qFormat/>
    <w:rsid w:val="00E546B5"/>
    <w:pPr>
      <w:spacing w:after="0" w:line="240" w:lineRule="auto"/>
    </w:pPr>
    <w:rPr>
      <w:rFonts w:eastAsiaTheme="minorEastAsia"/>
    </w:rPr>
  </w:style>
  <w:style w:type="character" w:customStyle="1" w:styleId="NoSpacingChar">
    <w:name w:val="No Spacing Char"/>
    <w:basedOn w:val="DefaultParagraphFont"/>
    <w:link w:val="NoSpacing"/>
    <w:uiPriority w:val="1"/>
    <w:rsid w:val="00E546B5"/>
    <w:rPr>
      <w:rFonts w:eastAsiaTheme="minorEastAsia"/>
    </w:rPr>
  </w:style>
  <w:style w:type="paragraph" w:styleId="IntenseQuote">
    <w:name w:val="Intense Quote"/>
    <w:basedOn w:val="Normal"/>
    <w:next w:val="Normal"/>
    <w:link w:val="IntenseQuoteChar"/>
    <w:uiPriority w:val="30"/>
    <w:qFormat/>
    <w:rsid w:val="006F779D"/>
    <w:pPr>
      <w:pBdr>
        <w:top w:val="single" w:sz="4" w:space="10" w:color="4472C4" w:themeColor="accent1"/>
        <w:bottom w:val="single" w:sz="4" w:space="10" w:color="4472C4" w:themeColor="accent1"/>
      </w:pBdr>
      <w:spacing w:before="360" w:after="360"/>
      <w:ind w:left="864" w:right="864"/>
      <w:jc w:val="center"/>
    </w:pPr>
    <w:rPr>
      <w:i/>
      <w:iCs/>
      <w:color w:val="F05133"/>
    </w:rPr>
  </w:style>
  <w:style w:type="character" w:customStyle="1" w:styleId="IntenseQuoteChar">
    <w:name w:val="Intense Quote Char"/>
    <w:basedOn w:val="DefaultParagraphFont"/>
    <w:link w:val="IntenseQuote"/>
    <w:uiPriority w:val="30"/>
    <w:rsid w:val="006F779D"/>
    <w:rPr>
      <w:i/>
      <w:iCs/>
      <w:color w:val="F05133"/>
    </w:rPr>
  </w:style>
  <w:style w:type="paragraph" w:styleId="EndnoteText">
    <w:name w:val="endnote text"/>
    <w:basedOn w:val="Normal"/>
    <w:link w:val="EndnoteTextChar"/>
    <w:uiPriority w:val="99"/>
    <w:semiHidden/>
    <w:unhideWhenUsed/>
    <w:rsid w:val="007E39A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E39AD"/>
    <w:rPr>
      <w:sz w:val="20"/>
      <w:szCs w:val="20"/>
    </w:rPr>
  </w:style>
  <w:style w:type="character" w:styleId="EndnoteReference">
    <w:name w:val="endnote reference"/>
    <w:basedOn w:val="DefaultParagraphFont"/>
    <w:uiPriority w:val="99"/>
    <w:semiHidden/>
    <w:unhideWhenUsed/>
    <w:rsid w:val="007E39AD"/>
    <w:rPr>
      <w:vertAlign w:val="superscript"/>
    </w:rPr>
  </w:style>
  <w:style w:type="table" w:styleId="TableGrid">
    <w:name w:val="Table Grid"/>
    <w:basedOn w:val="TableNormal"/>
    <w:uiPriority w:val="39"/>
    <w:rsid w:val="00745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45D6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D41B44"/>
    <w:rPr>
      <w:rFonts w:asciiTheme="majorHAnsi" w:eastAsiaTheme="majorEastAsia" w:hAnsiTheme="majorHAnsi" w:cstheme="majorBidi"/>
      <w:color w:val="C45911" w:themeColor="accent2" w:themeShade="BF"/>
      <w:sz w:val="26"/>
      <w:szCs w:val="26"/>
    </w:rPr>
  </w:style>
  <w:style w:type="character" w:customStyle="1" w:styleId="UnresolvedMention">
    <w:name w:val="Unresolved Mention"/>
    <w:basedOn w:val="DefaultParagraphFont"/>
    <w:uiPriority w:val="99"/>
    <w:semiHidden/>
    <w:unhideWhenUsed/>
    <w:rsid w:val="00497C6A"/>
    <w:rPr>
      <w:color w:val="605E5C"/>
      <w:shd w:val="clear" w:color="auto" w:fill="E1DFDD"/>
    </w:rPr>
  </w:style>
  <w:style w:type="paragraph" w:styleId="TOC2">
    <w:name w:val="toc 2"/>
    <w:basedOn w:val="Normal"/>
    <w:next w:val="Normal"/>
    <w:autoRedefine/>
    <w:uiPriority w:val="39"/>
    <w:unhideWhenUsed/>
    <w:rsid w:val="002A380E"/>
    <w:pPr>
      <w:spacing w:after="100"/>
      <w:ind w:left="220"/>
    </w:pPr>
  </w:style>
  <w:style w:type="table" w:styleId="GridTable4-Accent2">
    <w:name w:val="Grid Table 4 Accent 2"/>
    <w:basedOn w:val="TableNormal"/>
    <w:uiPriority w:val="49"/>
    <w:rsid w:val="0085153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IntenseReference">
    <w:name w:val="Intense Reference"/>
    <w:basedOn w:val="DefaultParagraphFont"/>
    <w:uiPriority w:val="32"/>
    <w:qFormat/>
    <w:rsid w:val="00593B10"/>
    <w:rPr>
      <w:b/>
      <w:bCs/>
      <w:smallCaps/>
      <w:color w:val="F05133"/>
      <w:spacing w:val="5"/>
    </w:rPr>
  </w:style>
  <w:style w:type="character" w:styleId="IntenseEmphasis">
    <w:name w:val="Intense Emphasis"/>
    <w:basedOn w:val="DefaultParagraphFont"/>
    <w:uiPriority w:val="21"/>
    <w:qFormat/>
    <w:rsid w:val="00593B10"/>
    <w:rPr>
      <w:i/>
      <w:iCs/>
      <w:color w:val="F05133"/>
    </w:rPr>
  </w:style>
  <w:style w:type="paragraph" w:styleId="Header">
    <w:name w:val="header"/>
    <w:basedOn w:val="Normal"/>
    <w:link w:val="HeaderChar"/>
    <w:uiPriority w:val="99"/>
    <w:unhideWhenUsed/>
    <w:rsid w:val="00AD7A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A38"/>
  </w:style>
  <w:style w:type="paragraph" w:styleId="Footer">
    <w:name w:val="footer"/>
    <w:basedOn w:val="Normal"/>
    <w:link w:val="FooterChar"/>
    <w:uiPriority w:val="99"/>
    <w:unhideWhenUsed/>
    <w:rsid w:val="00AD7A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A38"/>
  </w:style>
  <w:style w:type="character" w:styleId="FollowedHyperlink">
    <w:name w:val="FollowedHyperlink"/>
    <w:basedOn w:val="DefaultParagraphFont"/>
    <w:uiPriority w:val="99"/>
    <w:semiHidden/>
    <w:unhideWhenUsed/>
    <w:rsid w:val="00892ACD"/>
    <w:rPr>
      <w:color w:val="954F72" w:themeColor="followedHyperlink"/>
      <w:u w:val="single"/>
    </w:rPr>
  </w:style>
  <w:style w:type="character" w:customStyle="1" w:styleId="Heading3Char">
    <w:name w:val="Heading 3 Char"/>
    <w:basedOn w:val="DefaultParagraphFont"/>
    <w:link w:val="Heading3"/>
    <w:uiPriority w:val="9"/>
    <w:rsid w:val="00D41B44"/>
    <w:rPr>
      <w:rFonts w:asciiTheme="majorHAnsi" w:eastAsiaTheme="majorEastAsia" w:hAnsiTheme="majorHAnsi" w:cstheme="majorBidi"/>
      <w:color w:val="833C0B" w:themeColor="accent2" w:themeShade="80"/>
      <w:sz w:val="24"/>
      <w:szCs w:val="24"/>
    </w:rPr>
  </w:style>
  <w:style w:type="paragraph" w:styleId="TOC3">
    <w:name w:val="toc 3"/>
    <w:basedOn w:val="Normal"/>
    <w:next w:val="Normal"/>
    <w:autoRedefine/>
    <w:uiPriority w:val="39"/>
    <w:unhideWhenUsed/>
    <w:rsid w:val="009554E1"/>
    <w:pPr>
      <w:spacing w:after="100"/>
      <w:ind w:left="440"/>
    </w:pPr>
  </w:style>
  <w:style w:type="character" w:customStyle="1" w:styleId="Heading4Char">
    <w:name w:val="Heading 4 Char"/>
    <w:basedOn w:val="DefaultParagraphFont"/>
    <w:link w:val="Heading4"/>
    <w:uiPriority w:val="9"/>
    <w:rsid w:val="00E055F2"/>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217F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7F86"/>
    <w:rPr>
      <w:rFonts w:ascii="Segoe UI" w:hAnsi="Segoe UI" w:cs="Segoe UI"/>
      <w:sz w:val="18"/>
      <w:szCs w:val="18"/>
    </w:rPr>
  </w:style>
  <w:style w:type="paragraph" w:styleId="Bibliography">
    <w:name w:val="Bibliography"/>
    <w:basedOn w:val="Normal"/>
    <w:next w:val="Normal"/>
    <w:uiPriority w:val="37"/>
    <w:unhideWhenUsed/>
    <w:rsid w:val="003E45BC"/>
  </w:style>
  <w:style w:type="character" w:styleId="Strong">
    <w:name w:val="Strong"/>
    <w:basedOn w:val="DefaultParagraphFont"/>
    <w:uiPriority w:val="22"/>
    <w:qFormat/>
    <w:rsid w:val="006E46CF"/>
    <w:rPr>
      <w:b/>
      <w:bCs/>
    </w:rPr>
  </w:style>
  <w:style w:type="character" w:styleId="Emphasis">
    <w:name w:val="Emphasis"/>
    <w:basedOn w:val="DefaultParagraphFont"/>
    <w:uiPriority w:val="20"/>
    <w:qFormat/>
    <w:rsid w:val="00B8699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775197">
      <w:bodyDiv w:val="1"/>
      <w:marLeft w:val="0"/>
      <w:marRight w:val="0"/>
      <w:marTop w:val="0"/>
      <w:marBottom w:val="0"/>
      <w:divBdr>
        <w:top w:val="none" w:sz="0" w:space="0" w:color="auto"/>
        <w:left w:val="none" w:sz="0" w:space="0" w:color="auto"/>
        <w:bottom w:val="none" w:sz="0" w:space="0" w:color="auto"/>
        <w:right w:val="none" w:sz="0" w:space="0" w:color="auto"/>
      </w:divBdr>
    </w:div>
    <w:div w:id="779689285">
      <w:bodyDiv w:val="1"/>
      <w:marLeft w:val="0"/>
      <w:marRight w:val="0"/>
      <w:marTop w:val="0"/>
      <w:marBottom w:val="0"/>
      <w:divBdr>
        <w:top w:val="none" w:sz="0" w:space="0" w:color="auto"/>
        <w:left w:val="none" w:sz="0" w:space="0" w:color="auto"/>
        <w:bottom w:val="none" w:sz="0" w:space="0" w:color="auto"/>
        <w:right w:val="none" w:sz="0" w:space="0" w:color="auto"/>
      </w:divBdr>
    </w:div>
    <w:div w:id="1171680947">
      <w:bodyDiv w:val="1"/>
      <w:marLeft w:val="0"/>
      <w:marRight w:val="0"/>
      <w:marTop w:val="0"/>
      <w:marBottom w:val="0"/>
      <w:divBdr>
        <w:top w:val="none" w:sz="0" w:space="0" w:color="auto"/>
        <w:left w:val="none" w:sz="0" w:space="0" w:color="auto"/>
        <w:bottom w:val="none" w:sz="0" w:space="0" w:color="auto"/>
        <w:right w:val="none" w:sz="0" w:space="0" w:color="auto"/>
      </w:divBdr>
      <w:divsChild>
        <w:div w:id="1456752590">
          <w:marLeft w:val="0"/>
          <w:marRight w:val="0"/>
          <w:marTop w:val="0"/>
          <w:marBottom w:val="0"/>
          <w:divBdr>
            <w:top w:val="none" w:sz="0" w:space="0" w:color="auto"/>
            <w:left w:val="none" w:sz="0" w:space="0" w:color="auto"/>
            <w:bottom w:val="none" w:sz="0" w:space="0" w:color="auto"/>
            <w:right w:val="none" w:sz="0" w:space="0" w:color="auto"/>
          </w:divBdr>
        </w:div>
      </w:divsChild>
    </w:div>
    <w:div w:id="1333871647">
      <w:bodyDiv w:val="1"/>
      <w:marLeft w:val="0"/>
      <w:marRight w:val="0"/>
      <w:marTop w:val="0"/>
      <w:marBottom w:val="0"/>
      <w:divBdr>
        <w:top w:val="none" w:sz="0" w:space="0" w:color="auto"/>
        <w:left w:val="none" w:sz="0" w:space="0" w:color="auto"/>
        <w:bottom w:val="none" w:sz="0" w:space="0" w:color="auto"/>
        <w:right w:val="none" w:sz="0" w:space="0" w:color="auto"/>
      </w:divBdr>
    </w:div>
    <w:div w:id="1524246231">
      <w:bodyDiv w:val="1"/>
      <w:marLeft w:val="0"/>
      <w:marRight w:val="0"/>
      <w:marTop w:val="0"/>
      <w:marBottom w:val="0"/>
      <w:divBdr>
        <w:top w:val="none" w:sz="0" w:space="0" w:color="auto"/>
        <w:left w:val="none" w:sz="0" w:space="0" w:color="auto"/>
        <w:bottom w:val="none" w:sz="0" w:space="0" w:color="auto"/>
        <w:right w:val="none" w:sz="0" w:space="0" w:color="auto"/>
      </w:divBdr>
    </w:div>
    <w:div w:id="1597254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Bac20</b:Tag>
    <b:SourceType>InternetSite</b:SourceType>
    <b:Guid>{B3798A70-B825-496C-985E-B393FC8C6693}</b:Guid>
    <b:Title>Git vs. SVN: Which version control system is right for you?</b:Title>
    <b:Year>2020</b:Year>
    <b:Author>
      <b:Author>
        <b:Corporate>Backlog</b:Corporate>
      </b:Author>
    </b:Author>
    <b:Month>June</b:Month>
    <b:Day>23</b:Day>
    <b:URL>https://backlog.com/blog/git-vs-svn-version-control-system/</b:URL>
    <b:RefOrder>1</b:RefOrder>
  </b:Source>
  <b:Source>
    <b:Tag>Git</b:Tag>
    <b:SourceType>InternetSite</b:SourceType>
    <b:Guid>{9ED2AB0C-9605-4183-B91F-77021B962491}</b:Guid>
    <b:Author>
      <b:Author>
        <b:Corporate>Git</b:Corporate>
      </b:Author>
    </b:Author>
    <b:Title>Git - About Version Control</b:Title>
    <b:ProductionCompany>Git</b:ProductionCompany>
    <b:URL>https://git-scm.com/book/en/v2/Getting-Started-About-Version-Control</b:URL>
    <b:RefOrder>2</b:RefOrder>
  </b:Source>
  <b:Source>
    <b:Tag>Atl</b:Tag>
    <b:SourceType>InternetSite</b:SourceType>
    <b:Guid>{BF7A49B3-3CEB-451B-AC3B-89D439B17790}</b:Guid>
    <b:Author>
      <b:Author>
        <b:Corporate>Atlassian</b:Corporate>
      </b:Author>
    </b:Author>
    <b:Title>Git Merge</b:Title>
    <b:ProductionCompany>Atlassian</b:ProductionCompany>
    <b:URL>https://www.atlassian.com/git/tutorials/using-branches/git-merge#:~:text=Merging%20is%20Git's%20way%20of,them%20into%20a%20single%20branch.&amp;text=The%20current%20branch%20will%20be,branch%20will%20be%20completely%20unaffected.</b:URL>
    <b:RefOrder>3</b:RefOrder>
  </b:Source>
</b:Sources>
</file>

<file path=customXml/itemProps1.xml><?xml version="1.0" encoding="utf-8"?>
<ds:datastoreItem xmlns:ds="http://schemas.openxmlformats.org/officeDocument/2006/customXml" ds:itemID="{8AF4EBF4-0010-4641-B005-4285CFB2C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1833</TotalTime>
  <Pages>17</Pages>
  <Words>3191</Words>
  <Characters>18192</Characters>
  <Application>Microsoft Office Word</Application>
  <DocSecurity>0</DocSecurity>
  <Lines>151</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21341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Snel</dc:creator>
  <cp:keywords/>
  <dc:description/>
  <cp:lastModifiedBy>Kristian Snel</cp:lastModifiedBy>
  <cp:revision>290</cp:revision>
  <dcterms:created xsi:type="dcterms:W3CDTF">2020-11-10T20:33:00Z</dcterms:created>
  <dcterms:modified xsi:type="dcterms:W3CDTF">2020-12-23T09:31:00Z</dcterms:modified>
</cp:coreProperties>
</file>