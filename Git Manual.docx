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4FD451" w14:textId="2D4EC013" w:rsidR="004B47C5" w:rsidRPr="00245C63" w:rsidRDefault="004B47C5" w:rsidP="00203031">
      <w:pPr>
        <w:pStyle w:val="TOCHeading"/>
        <w:numPr>
          <w:ilvl w:val="0"/>
          <w:numId w:val="0"/>
        </w:numPr>
        <w:jc w:val="center"/>
        <w:rPr>
          <w:sz w:val="40"/>
          <w:szCs w:val="40"/>
          <w:lang w:val="en-GB"/>
        </w:rPr>
      </w:pPr>
      <w:r w:rsidRPr="00245C63">
        <w:rPr>
          <w:sz w:val="40"/>
          <w:szCs w:val="40"/>
          <w:lang w:val="en-GB"/>
        </w:rPr>
        <w:t xml:space="preserve">Fontys Git </w:t>
      </w:r>
      <w:r w:rsidR="00F95E59" w:rsidRPr="00245C63">
        <w:rPr>
          <w:sz w:val="40"/>
          <w:szCs w:val="40"/>
          <w:lang w:val="en-GB"/>
        </w:rPr>
        <w:t>Manual</w:t>
      </w:r>
    </w:p>
    <w:p w14:paraId="48B66031" w14:textId="18F6A827" w:rsidR="004B47C5" w:rsidRPr="00245C63" w:rsidRDefault="004B47C5" w:rsidP="004B47C5">
      <w:pPr>
        <w:rPr>
          <w:lang w:val="en-GB"/>
        </w:rPr>
      </w:pPr>
    </w:p>
    <w:p w14:paraId="6E169F88" w14:textId="35985F97" w:rsidR="00EE67B4" w:rsidRPr="00245C63" w:rsidRDefault="00E546B5" w:rsidP="00203031">
      <w:pPr>
        <w:jc w:val="center"/>
        <w:rPr>
          <w:lang w:val="en-GB"/>
        </w:rPr>
      </w:pPr>
      <w:r w:rsidRPr="00245C63">
        <w:rPr>
          <w:noProof/>
          <w:lang w:val="en-GB" w:eastAsia="en-GB"/>
        </w:rPr>
        <w:drawing>
          <wp:inline distT="0" distB="0" distL="0" distR="0" wp14:anchorId="50A641F9" wp14:editId="2C546536">
            <wp:extent cx="2499360" cy="2484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8">
                      <a:extLst>
                        <a:ext uri="{28A0092B-C50C-407E-A947-70E740481C1C}">
                          <a14:useLocalDpi xmlns:a14="http://schemas.microsoft.com/office/drawing/2010/main" val="0"/>
                        </a:ext>
                      </a:extLst>
                    </a:blip>
                    <a:srcRect r="57949"/>
                    <a:stretch/>
                  </pic:blipFill>
                  <pic:spPr bwMode="auto">
                    <a:xfrm>
                      <a:off x="0" y="0"/>
                      <a:ext cx="2499360" cy="2484120"/>
                    </a:xfrm>
                    <a:prstGeom prst="rect">
                      <a:avLst/>
                    </a:prstGeom>
                    <a:noFill/>
                    <a:ln>
                      <a:noFill/>
                    </a:ln>
                    <a:extLst>
                      <a:ext uri="{53640926-AAD7-44D8-BBD7-CCE9431645EC}">
                        <a14:shadowObscured xmlns:a14="http://schemas.microsoft.com/office/drawing/2010/main"/>
                      </a:ext>
                    </a:extLst>
                  </pic:spPr>
                </pic:pic>
              </a:graphicData>
            </a:graphic>
          </wp:inline>
        </w:drawing>
      </w:r>
    </w:p>
    <w:p w14:paraId="2D29B95B" w14:textId="0B4D5C0D" w:rsidR="00EE67B4" w:rsidRPr="00245C63" w:rsidRDefault="00EE67B4" w:rsidP="004B47C5">
      <w:pPr>
        <w:rPr>
          <w:lang w:val="en-GB"/>
        </w:rPr>
      </w:pPr>
    </w:p>
    <w:p w14:paraId="2B4BA4B6" w14:textId="7BBE5C30" w:rsidR="00EE67B4" w:rsidRPr="00245C63" w:rsidRDefault="00EE67B4" w:rsidP="004B47C5">
      <w:pPr>
        <w:rPr>
          <w:lang w:val="en-GB"/>
        </w:rPr>
      </w:pPr>
    </w:p>
    <w:p w14:paraId="3DC54DB1" w14:textId="77777777" w:rsidR="00EE67B4" w:rsidRPr="00245C63" w:rsidRDefault="00EE67B4" w:rsidP="004B47C5">
      <w:pPr>
        <w:rPr>
          <w:lang w:val="en-GB"/>
        </w:rPr>
      </w:pPr>
    </w:p>
    <w:p w14:paraId="6CF550A9" w14:textId="39215594" w:rsidR="00EE67B4" w:rsidRPr="00245C63" w:rsidRDefault="00EE67B4" w:rsidP="004B47C5">
      <w:pPr>
        <w:rPr>
          <w:lang w:val="en-GB"/>
        </w:rPr>
      </w:pPr>
    </w:p>
    <w:p w14:paraId="017531AD" w14:textId="77777777" w:rsidR="00EE67B4" w:rsidRPr="00245C63" w:rsidRDefault="00EE67B4" w:rsidP="004B47C5">
      <w:pPr>
        <w:rPr>
          <w:lang w:val="en-GB"/>
        </w:rPr>
      </w:pPr>
    </w:p>
    <w:p w14:paraId="6ECF66C7" w14:textId="77777777" w:rsidR="00EE67B4" w:rsidRPr="00245C63" w:rsidRDefault="00EE67B4" w:rsidP="004B47C5">
      <w:pPr>
        <w:rPr>
          <w:lang w:val="en-GB"/>
        </w:rPr>
      </w:pPr>
    </w:p>
    <w:p w14:paraId="0BEA01D7" w14:textId="713C36E3" w:rsidR="00EE67B4" w:rsidRPr="00245C63" w:rsidRDefault="00EE67B4" w:rsidP="004B47C5">
      <w:pPr>
        <w:rPr>
          <w:lang w:val="en-GB"/>
        </w:rPr>
      </w:pPr>
    </w:p>
    <w:p w14:paraId="2E12848C" w14:textId="419D0FE1" w:rsidR="00EE67B4" w:rsidRPr="00245C63" w:rsidRDefault="00EE67B4" w:rsidP="004B47C5">
      <w:pPr>
        <w:rPr>
          <w:lang w:val="en-GB"/>
        </w:rPr>
      </w:pPr>
    </w:p>
    <w:p w14:paraId="4E941BF6" w14:textId="12240522" w:rsidR="00EE67B4" w:rsidRPr="00245C63" w:rsidRDefault="00EE67B4" w:rsidP="004B47C5">
      <w:pPr>
        <w:rPr>
          <w:lang w:val="en-GB"/>
        </w:rPr>
      </w:pPr>
    </w:p>
    <w:p w14:paraId="6CA52C29" w14:textId="6FDD14A0" w:rsidR="00EE67B4" w:rsidRPr="00245C63" w:rsidRDefault="00EE67B4" w:rsidP="004B47C5">
      <w:pPr>
        <w:rPr>
          <w:lang w:val="en-GB"/>
        </w:rPr>
      </w:pPr>
    </w:p>
    <w:p w14:paraId="5A725C0E" w14:textId="738A03EB" w:rsidR="00EE67B4" w:rsidRPr="00245C63" w:rsidRDefault="004C4CFC" w:rsidP="004B47C5">
      <w:pPr>
        <w:rPr>
          <w:lang w:val="en-GB"/>
        </w:rPr>
      </w:pPr>
      <w:commentRangeStart w:id="0"/>
      <w:commentRangeEnd w:id="0"/>
      <w:r>
        <w:rPr>
          <w:rStyle w:val="CommentReference"/>
        </w:rPr>
        <w:commentReference w:id="0"/>
      </w:r>
    </w:p>
    <w:p w14:paraId="46FB2A8B" w14:textId="26693FCA" w:rsidR="004B47C5" w:rsidRPr="00B848DB" w:rsidRDefault="004B47C5" w:rsidP="004B47C5">
      <w:pPr>
        <w:rPr>
          <w:lang w:val="nl-NL"/>
        </w:rPr>
      </w:pPr>
      <w:r w:rsidRPr="00B848DB">
        <w:rPr>
          <w:lang w:val="nl-NL"/>
        </w:rPr>
        <w:t xml:space="preserve">Last </w:t>
      </w:r>
      <w:r w:rsidR="00D3724E">
        <w:rPr>
          <w:lang w:val="nl-NL"/>
        </w:rPr>
        <w:t>V</w:t>
      </w:r>
      <w:r w:rsidRPr="00B848DB">
        <w:rPr>
          <w:lang w:val="nl-NL"/>
        </w:rPr>
        <w:t xml:space="preserve">ersion: </w:t>
      </w:r>
      <w:r w:rsidR="00CC77D8">
        <w:rPr>
          <w:lang w:val="nl-NL"/>
        </w:rPr>
        <w:t>08</w:t>
      </w:r>
      <w:r w:rsidRPr="00B848DB">
        <w:rPr>
          <w:lang w:val="nl-NL"/>
        </w:rPr>
        <w:t>-</w:t>
      </w:r>
      <w:r w:rsidR="009D3340" w:rsidRPr="00B848DB">
        <w:rPr>
          <w:lang w:val="nl-NL"/>
        </w:rPr>
        <w:t>0</w:t>
      </w:r>
      <w:r w:rsidR="00CC77D8">
        <w:rPr>
          <w:lang w:val="nl-NL"/>
        </w:rPr>
        <w:t>2</w:t>
      </w:r>
      <w:r w:rsidRPr="00B848DB">
        <w:rPr>
          <w:lang w:val="nl-NL"/>
        </w:rPr>
        <w:t>-202</w:t>
      </w:r>
      <w:r w:rsidR="009D3340" w:rsidRPr="00B848DB">
        <w:rPr>
          <w:lang w:val="nl-NL"/>
        </w:rPr>
        <w:t>1</w:t>
      </w:r>
    </w:p>
    <w:p w14:paraId="7396D979" w14:textId="31D105FC" w:rsidR="004B47C5" w:rsidRPr="00B848DB" w:rsidRDefault="00F4433A" w:rsidP="004B47C5">
      <w:pPr>
        <w:rPr>
          <w:lang w:val="nl-NL"/>
        </w:rPr>
      </w:pPr>
      <w:r>
        <w:rPr>
          <w:noProof/>
        </w:rPr>
        <w:drawing>
          <wp:anchor distT="0" distB="0" distL="114300" distR="114300" simplePos="0" relativeHeight="251708416" behindDoc="0" locked="0" layoutInCell="1" allowOverlap="1" wp14:anchorId="2CF31863" wp14:editId="263CAE4A">
            <wp:simplePos x="0" y="0"/>
            <wp:positionH relativeFrom="column">
              <wp:posOffset>3048000</wp:posOffset>
            </wp:positionH>
            <wp:positionV relativeFrom="paragraph">
              <wp:posOffset>256540</wp:posOffset>
            </wp:positionV>
            <wp:extent cx="3192780" cy="116586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8333" t="23968" r="27949" b="34829"/>
                    <a:stretch/>
                  </pic:blipFill>
                  <pic:spPr bwMode="auto">
                    <a:xfrm>
                      <a:off x="0" y="0"/>
                      <a:ext cx="3192780" cy="11658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BF64AB8" w14:textId="40778DCB" w:rsidR="0097256D" w:rsidRDefault="00DA4358" w:rsidP="0097256D">
      <w:pPr>
        <w:rPr>
          <w:lang w:val="nl-NL"/>
        </w:rPr>
      </w:pPr>
      <w:r w:rsidRPr="00B848DB">
        <w:rPr>
          <w:lang w:val="nl-NL"/>
        </w:rPr>
        <w:t>Authors:</w:t>
      </w:r>
      <w:r w:rsidRPr="00B848DB">
        <w:rPr>
          <w:lang w:val="nl-NL"/>
        </w:rPr>
        <w:br/>
      </w:r>
      <w:r w:rsidR="00495006" w:rsidRPr="00B848DB">
        <w:rPr>
          <w:lang w:val="nl-NL"/>
        </w:rPr>
        <w:t>Kris</w:t>
      </w:r>
      <w:r w:rsidRPr="00B848DB">
        <w:rPr>
          <w:lang w:val="nl-NL"/>
        </w:rPr>
        <w:t>t</w:t>
      </w:r>
      <w:r w:rsidR="00495006" w:rsidRPr="00B848DB">
        <w:rPr>
          <w:lang w:val="nl-NL"/>
        </w:rPr>
        <w:t>ian Snel</w:t>
      </w:r>
      <w:r w:rsidRPr="00B848DB">
        <w:rPr>
          <w:lang w:val="nl-NL"/>
        </w:rPr>
        <w:br/>
      </w:r>
      <w:r w:rsidR="00495006" w:rsidRPr="00B848DB">
        <w:rPr>
          <w:lang w:val="nl-NL"/>
        </w:rPr>
        <w:t>Tim de Laat</w:t>
      </w:r>
    </w:p>
    <w:p w14:paraId="51E72B67" w14:textId="043E6C18" w:rsidR="00CC77D8" w:rsidRPr="00CC77D8" w:rsidRDefault="00CC77D8" w:rsidP="0097256D">
      <w:r w:rsidRPr="00CC77D8">
        <w:t xml:space="preserve">Fontys </w:t>
      </w:r>
      <w:r w:rsidR="003F13EE" w:rsidRPr="00CC77D8">
        <w:t>councilor</w:t>
      </w:r>
      <w:r w:rsidRPr="00CC77D8">
        <w:t>:</w:t>
      </w:r>
      <w:r w:rsidRPr="00CC77D8">
        <w:br/>
      </w:r>
      <w:r w:rsidR="002D1561">
        <w:t xml:space="preserve">Ir. </w:t>
      </w:r>
      <w:r w:rsidRPr="00CC77D8">
        <w:t>P.</w:t>
      </w:r>
      <w:r w:rsidR="002D1561">
        <w:t>A.M.</w:t>
      </w:r>
      <w:r w:rsidRPr="00CC77D8">
        <w:t xml:space="preserve"> </w:t>
      </w:r>
      <w:r>
        <w:t xml:space="preserve">van </w:t>
      </w:r>
      <w:proofErr w:type="spellStart"/>
      <w:r>
        <w:t>Kollenburg</w:t>
      </w:r>
      <w:proofErr w:type="spellEnd"/>
    </w:p>
    <w:p w14:paraId="4C3BFF12" w14:textId="3B1002E8" w:rsidR="0097256D" w:rsidRPr="00245C63" w:rsidRDefault="00E5596D" w:rsidP="00655DCF">
      <w:pPr>
        <w:pStyle w:val="TOCHeading"/>
        <w:numPr>
          <w:ilvl w:val="0"/>
          <w:numId w:val="0"/>
        </w:numPr>
        <w:rPr>
          <w:sz w:val="40"/>
          <w:szCs w:val="40"/>
          <w:lang w:val="en-GB"/>
        </w:rPr>
      </w:pPr>
      <w:r w:rsidRPr="00245C63">
        <w:rPr>
          <w:sz w:val="40"/>
          <w:szCs w:val="40"/>
          <w:lang w:val="en-GB"/>
        </w:rPr>
        <w:lastRenderedPageBreak/>
        <w:t>C</w:t>
      </w:r>
      <w:r w:rsidR="00655DCF" w:rsidRPr="00245C63">
        <w:rPr>
          <w:sz w:val="40"/>
          <w:szCs w:val="40"/>
          <w:lang w:val="en-GB"/>
        </w:rPr>
        <w:t>ontent</w:t>
      </w:r>
    </w:p>
    <w:p w14:paraId="625AC937" w14:textId="3C52A9E7" w:rsidR="00BC601D" w:rsidRDefault="0097256D">
      <w:pPr>
        <w:pStyle w:val="TOC1"/>
        <w:rPr>
          <w:rFonts w:eastAsiaTheme="minorEastAsia"/>
          <w:noProof/>
        </w:rPr>
      </w:pPr>
      <w:r w:rsidRPr="00245C63">
        <w:rPr>
          <w:highlight w:val="lightGray"/>
          <w:lang w:val="en-GB"/>
        </w:rPr>
        <w:fldChar w:fldCharType="begin"/>
      </w:r>
      <w:r w:rsidRPr="00245C63">
        <w:rPr>
          <w:highlight w:val="lightGray"/>
          <w:lang w:val="en-GB"/>
        </w:rPr>
        <w:instrText xml:space="preserve"> TOC \o "1-2" \h \z \u </w:instrText>
      </w:r>
      <w:r w:rsidRPr="00245C63">
        <w:rPr>
          <w:highlight w:val="lightGray"/>
          <w:lang w:val="en-GB"/>
        </w:rPr>
        <w:fldChar w:fldCharType="separate"/>
      </w:r>
      <w:hyperlink w:anchor="_Toc63272889" w:history="1">
        <w:r w:rsidR="00BC601D" w:rsidRPr="00547C3E">
          <w:rPr>
            <w:rStyle w:val="Hyperlink"/>
            <w:noProof/>
            <w:lang w:val="en-GB"/>
          </w:rPr>
          <w:t>1.</w:t>
        </w:r>
        <w:r w:rsidR="00BC601D">
          <w:rPr>
            <w:rFonts w:eastAsiaTheme="minorEastAsia"/>
            <w:noProof/>
          </w:rPr>
          <w:tab/>
        </w:r>
        <w:r w:rsidR="00BC601D" w:rsidRPr="00547C3E">
          <w:rPr>
            <w:rStyle w:val="Hyperlink"/>
            <w:noProof/>
            <w:lang w:val="en-GB"/>
          </w:rPr>
          <w:t>Introduction</w:t>
        </w:r>
        <w:r w:rsidR="00BC601D">
          <w:rPr>
            <w:noProof/>
            <w:webHidden/>
          </w:rPr>
          <w:tab/>
        </w:r>
        <w:r w:rsidR="00BC601D">
          <w:rPr>
            <w:noProof/>
            <w:webHidden/>
          </w:rPr>
          <w:fldChar w:fldCharType="begin"/>
        </w:r>
        <w:r w:rsidR="00BC601D">
          <w:rPr>
            <w:noProof/>
            <w:webHidden/>
          </w:rPr>
          <w:instrText xml:space="preserve"> PAGEREF _Toc63272889 \h </w:instrText>
        </w:r>
        <w:r w:rsidR="00BC601D">
          <w:rPr>
            <w:noProof/>
            <w:webHidden/>
          </w:rPr>
        </w:r>
        <w:r w:rsidR="00BC601D">
          <w:rPr>
            <w:noProof/>
            <w:webHidden/>
          </w:rPr>
          <w:fldChar w:fldCharType="separate"/>
        </w:r>
        <w:r w:rsidR="00BC601D">
          <w:rPr>
            <w:noProof/>
            <w:webHidden/>
          </w:rPr>
          <w:t>3</w:t>
        </w:r>
        <w:r w:rsidR="00BC601D">
          <w:rPr>
            <w:noProof/>
            <w:webHidden/>
          </w:rPr>
          <w:fldChar w:fldCharType="end"/>
        </w:r>
      </w:hyperlink>
    </w:p>
    <w:p w14:paraId="4FE634DF" w14:textId="5DF840E6" w:rsidR="00BC601D" w:rsidRDefault="00EA54B8">
      <w:pPr>
        <w:pStyle w:val="TOC1"/>
        <w:rPr>
          <w:rFonts w:eastAsiaTheme="minorEastAsia"/>
          <w:noProof/>
        </w:rPr>
      </w:pPr>
      <w:hyperlink w:anchor="_Toc63272890" w:history="1">
        <w:r w:rsidR="00BC601D" w:rsidRPr="00547C3E">
          <w:rPr>
            <w:rStyle w:val="Hyperlink"/>
            <w:noProof/>
            <w:lang w:val="en-GB"/>
          </w:rPr>
          <w:t>2.</w:t>
        </w:r>
        <w:r w:rsidR="00BC601D">
          <w:rPr>
            <w:rFonts w:eastAsiaTheme="minorEastAsia"/>
            <w:noProof/>
          </w:rPr>
          <w:tab/>
        </w:r>
        <w:r w:rsidR="00BC601D" w:rsidRPr="00547C3E">
          <w:rPr>
            <w:rStyle w:val="Hyperlink"/>
            <w:noProof/>
            <w:lang w:val="en-GB"/>
          </w:rPr>
          <w:t>GitHub Basic</w:t>
        </w:r>
        <w:r w:rsidR="00BC601D">
          <w:rPr>
            <w:noProof/>
            <w:webHidden/>
          </w:rPr>
          <w:tab/>
        </w:r>
        <w:r w:rsidR="00BC601D">
          <w:rPr>
            <w:noProof/>
            <w:webHidden/>
          </w:rPr>
          <w:fldChar w:fldCharType="begin"/>
        </w:r>
        <w:r w:rsidR="00BC601D">
          <w:rPr>
            <w:noProof/>
            <w:webHidden/>
          </w:rPr>
          <w:instrText xml:space="preserve"> PAGEREF _Toc63272890 \h </w:instrText>
        </w:r>
        <w:r w:rsidR="00BC601D">
          <w:rPr>
            <w:noProof/>
            <w:webHidden/>
          </w:rPr>
        </w:r>
        <w:r w:rsidR="00BC601D">
          <w:rPr>
            <w:noProof/>
            <w:webHidden/>
          </w:rPr>
          <w:fldChar w:fldCharType="separate"/>
        </w:r>
        <w:r w:rsidR="00BC601D">
          <w:rPr>
            <w:noProof/>
            <w:webHidden/>
          </w:rPr>
          <w:t>3</w:t>
        </w:r>
        <w:r w:rsidR="00BC601D">
          <w:rPr>
            <w:noProof/>
            <w:webHidden/>
          </w:rPr>
          <w:fldChar w:fldCharType="end"/>
        </w:r>
      </w:hyperlink>
    </w:p>
    <w:p w14:paraId="4D872C72" w14:textId="141A5FDD" w:rsidR="00BC601D" w:rsidRDefault="00EA54B8">
      <w:pPr>
        <w:pStyle w:val="TOC2"/>
        <w:tabs>
          <w:tab w:val="left" w:pos="880"/>
          <w:tab w:val="right" w:leader="dot" w:pos="9350"/>
        </w:tabs>
        <w:rPr>
          <w:rFonts w:eastAsiaTheme="minorEastAsia"/>
          <w:noProof/>
        </w:rPr>
      </w:pPr>
      <w:hyperlink w:anchor="_Toc63272891" w:history="1">
        <w:r w:rsidR="00BC601D" w:rsidRPr="00547C3E">
          <w:rPr>
            <w:rStyle w:val="Hyperlink"/>
            <w:noProof/>
            <w:lang w:val="en-GB"/>
          </w:rPr>
          <w:t>2.1.</w:t>
        </w:r>
        <w:r w:rsidR="00BC601D">
          <w:rPr>
            <w:rFonts w:eastAsiaTheme="minorEastAsia"/>
            <w:noProof/>
          </w:rPr>
          <w:tab/>
        </w:r>
        <w:r w:rsidR="00BC601D" w:rsidRPr="00547C3E">
          <w:rPr>
            <w:rStyle w:val="Hyperlink"/>
            <w:noProof/>
            <w:lang w:val="en-GB"/>
          </w:rPr>
          <w:t>Setup GitHub</w:t>
        </w:r>
        <w:r w:rsidR="00BC601D">
          <w:rPr>
            <w:noProof/>
            <w:webHidden/>
          </w:rPr>
          <w:tab/>
        </w:r>
        <w:r w:rsidR="00BC601D">
          <w:rPr>
            <w:noProof/>
            <w:webHidden/>
          </w:rPr>
          <w:fldChar w:fldCharType="begin"/>
        </w:r>
        <w:r w:rsidR="00BC601D">
          <w:rPr>
            <w:noProof/>
            <w:webHidden/>
          </w:rPr>
          <w:instrText xml:space="preserve"> PAGEREF _Toc63272891 \h </w:instrText>
        </w:r>
        <w:r w:rsidR="00BC601D">
          <w:rPr>
            <w:noProof/>
            <w:webHidden/>
          </w:rPr>
        </w:r>
        <w:r w:rsidR="00BC601D">
          <w:rPr>
            <w:noProof/>
            <w:webHidden/>
          </w:rPr>
          <w:fldChar w:fldCharType="separate"/>
        </w:r>
        <w:r w:rsidR="00BC601D">
          <w:rPr>
            <w:noProof/>
            <w:webHidden/>
          </w:rPr>
          <w:t>3</w:t>
        </w:r>
        <w:r w:rsidR="00BC601D">
          <w:rPr>
            <w:noProof/>
            <w:webHidden/>
          </w:rPr>
          <w:fldChar w:fldCharType="end"/>
        </w:r>
      </w:hyperlink>
    </w:p>
    <w:p w14:paraId="55C0FEA9" w14:textId="0FFD5CD9" w:rsidR="00BC601D" w:rsidRDefault="00EA54B8">
      <w:pPr>
        <w:pStyle w:val="TOC2"/>
        <w:tabs>
          <w:tab w:val="left" w:pos="880"/>
          <w:tab w:val="right" w:leader="dot" w:pos="9350"/>
        </w:tabs>
        <w:rPr>
          <w:rFonts w:eastAsiaTheme="minorEastAsia"/>
          <w:noProof/>
        </w:rPr>
      </w:pPr>
      <w:hyperlink w:anchor="_Toc63272892" w:history="1">
        <w:r w:rsidR="00BC601D" w:rsidRPr="00547C3E">
          <w:rPr>
            <w:rStyle w:val="Hyperlink"/>
            <w:noProof/>
            <w:lang w:val="en-GB"/>
          </w:rPr>
          <w:t>2.2.</w:t>
        </w:r>
        <w:r w:rsidR="00BC601D">
          <w:rPr>
            <w:rFonts w:eastAsiaTheme="minorEastAsia"/>
            <w:noProof/>
          </w:rPr>
          <w:tab/>
        </w:r>
        <w:r w:rsidR="00BC601D" w:rsidRPr="00547C3E">
          <w:rPr>
            <w:rStyle w:val="Hyperlink"/>
            <w:noProof/>
            <w:lang w:val="en-GB"/>
          </w:rPr>
          <w:t>Issues</w:t>
        </w:r>
        <w:r w:rsidR="00BC601D">
          <w:rPr>
            <w:noProof/>
            <w:webHidden/>
          </w:rPr>
          <w:tab/>
        </w:r>
        <w:r w:rsidR="00BC601D">
          <w:rPr>
            <w:noProof/>
            <w:webHidden/>
          </w:rPr>
          <w:fldChar w:fldCharType="begin"/>
        </w:r>
        <w:r w:rsidR="00BC601D">
          <w:rPr>
            <w:noProof/>
            <w:webHidden/>
          </w:rPr>
          <w:instrText xml:space="preserve"> PAGEREF _Toc63272892 \h </w:instrText>
        </w:r>
        <w:r w:rsidR="00BC601D">
          <w:rPr>
            <w:noProof/>
            <w:webHidden/>
          </w:rPr>
        </w:r>
        <w:r w:rsidR="00BC601D">
          <w:rPr>
            <w:noProof/>
            <w:webHidden/>
          </w:rPr>
          <w:fldChar w:fldCharType="separate"/>
        </w:r>
        <w:r w:rsidR="00BC601D">
          <w:rPr>
            <w:noProof/>
            <w:webHidden/>
          </w:rPr>
          <w:t>5</w:t>
        </w:r>
        <w:r w:rsidR="00BC601D">
          <w:rPr>
            <w:noProof/>
            <w:webHidden/>
          </w:rPr>
          <w:fldChar w:fldCharType="end"/>
        </w:r>
      </w:hyperlink>
    </w:p>
    <w:p w14:paraId="67F66CCA" w14:textId="7AA5FBA0" w:rsidR="00BC601D" w:rsidRDefault="00EA54B8">
      <w:pPr>
        <w:pStyle w:val="TOC2"/>
        <w:tabs>
          <w:tab w:val="left" w:pos="880"/>
          <w:tab w:val="right" w:leader="dot" w:pos="9350"/>
        </w:tabs>
        <w:rPr>
          <w:rFonts w:eastAsiaTheme="minorEastAsia"/>
          <w:noProof/>
        </w:rPr>
      </w:pPr>
      <w:hyperlink w:anchor="_Toc63272893" w:history="1">
        <w:r w:rsidR="00BC601D" w:rsidRPr="00547C3E">
          <w:rPr>
            <w:rStyle w:val="Hyperlink"/>
            <w:noProof/>
            <w:lang w:val="en-GB"/>
          </w:rPr>
          <w:t>2.3.</w:t>
        </w:r>
        <w:r w:rsidR="00BC601D">
          <w:rPr>
            <w:rFonts w:eastAsiaTheme="minorEastAsia"/>
            <w:noProof/>
          </w:rPr>
          <w:tab/>
        </w:r>
        <w:r w:rsidR="00BC601D" w:rsidRPr="00547C3E">
          <w:rPr>
            <w:rStyle w:val="Hyperlink"/>
            <w:noProof/>
            <w:lang w:val="en-GB"/>
          </w:rPr>
          <w:t>Project Boards</w:t>
        </w:r>
        <w:r w:rsidR="00BC601D">
          <w:rPr>
            <w:noProof/>
            <w:webHidden/>
          </w:rPr>
          <w:tab/>
        </w:r>
        <w:r w:rsidR="00BC601D">
          <w:rPr>
            <w:noProof/>
            <w:webHidden/>
          </w:rPr>
          <w:fldChar w:fldCharType="begin"/>
        </w:r>
        <w:r w:rsidR="00BC601D">
          <w:rPr>
            <w:noProof/>
            <w:webHidden/>
          </w:rPr>
          <w:instrText xml:space="preserve"> PAGEREF _Toc63272893 \h </w:instrText>
        </w:r>
        <w:r w:rsidR="00BC601D">
          <w:rPr>
            <w:noProof/>
            <w:webHidden/>
          </w:rPr>
        </w:r>
        <w:r w:rsidR="00BC601D">
          <w:rPr>
            <w:noProof/>
            <w:webHidden/>
          </w:rPr>
          <w:fldChar w:fldCharType="separate"/>
        </w:r>
        <w:r w:rsidR="00BC601D">
          <w:rPr>
            <w:noProof/>
            <w:webHidden/>
          </w:rPr>
          <w:t>5</w:t>
        </w:r>
        <w:r w:rsidR="00BC601D">
          <w:rPr>
            <w:noProof/>
            <w:webHidden/>
          </w:rPr>
          <w:fldChar w:fldCharType="end"/>
        </w:r>
      </w:hyperlink>
    </w:p>
    <w:p w14:paraId="73B86197" w14:textId="568EA220" w:rsidR="00BC601D" w:rsidRDefault="00EA54B8">
      <w:pPr>
        <w:pStyle w:val="TOC2"/>
        <w:tabs>
          <w:tab w:val="left" w:pos="880"/>
          <w:tab w:val="right" w:leader="dot" w:pos="9350"/>
        </w:tabs>
        <w:rPr>
          <w:rFonts w:eastAsiaTheme="minorEastAsia"/>
          <w:noProof/>
        </w:rPr>
      </w:pPr>
      <w:hyperlink w:anchor="_Toc63272894" w:history="1">
        <w:r w:rsidR="00BC601D" w:rsidRPr="00547C3E">
          <w:rPr>
            <w:rStyle w:val="Hyperlink"/>
            <w:noProof/>
            <w:lang w:val="en-GB"/>
          </w:rPr>
          <w:t>2.4.</w:t>
        </w:r>
        <w:r w:rsidR="00BC601D">
          <w:rPr>
            <w:rFonts w:eastAsiaTheme="minorEastAsia"/>
            <w:noProof/>
          </w:rPr>
          <w:tab/>
        </w:r>
        <w:r w:rsidR="00BC601D" w:rsidRPr="00547C3E">
          <w:rPr>
            <w:rStyle w:val="Hyperlink"/>
            <w:noProof/>
            <w:lang w:val="en-GB"/>
          </w:rPr>
          <w:t>Milestones</w:t>
        </w:r>
        <w:r w:rsidR="00BC601D">
          <w:rPr>
            <w:noProof/>
            <w:webHidden/>
          </w:rPr>
          <w:tab/>
        </w:r>
        <w:r w:rsidR="00BC601D">
          <w:rPr>
            <w:noProof/>
            <w:webHidden/>
          </w:rPr>
          <w:fldChar w:fldCharType="begin"/>
        </w:r>
        <w:r w:rsidR="00BC601D">
          <w:rPr>
            <w:noProof/>
            <w:webHidden/>
          </w:rPr>
          <w:instrText xml:space="preserve"> PAGEREF _Toc63272894 \h </w:instrText>
        </w:r>
        <w:r w:rsidR="00BC601D">
          <w:rPr>
            <w:noProof/>
            <w:webHidden/>
          </w:rPr>
        </w:r>
        <w:r w:rsidR="00BC601D">
          <w:rPr>
            <w:noProof/>
            <w:webHidden/>
          </w:rPr>
          <w:fldChar w:fldCharType="separate"/>
        </w:r>
        <w:r w:rsidR="00BC601D">
          <w:rPr>
            <w:noProof/>
            <w:webHidden/>
          </w:rPr>
          <w:t>5</w:t>
        </w:r>
        <w:r w:rsidR="00BC601D">
          <w:rPr>
            <w:noProof/>
            <w:webHidden/>
          </w:rPr>
          <w:fldChar w:fldCharType="end"/>
        </w:r>
      </w:hyperlink>
    </w:p>
    <w:p w14:paraId="0384C064" w14:textId="5571911C" w:rsidR="00BC601D" w:rsidRDefault="00EA54B8">
      <w:pPr>
        <w:pStyle w:val="TOC2"/>
        <w:tabs>
          <w:tab w:val="left" w:pos="880"/>
          <w:tab w:val="right" w:leader="dot" w:pos="9350"/>
        </w:tabs>
        <w:rPr>
          <w:rFonts w:eastAsiaTheme="minorEastAsia"/>
          <w:noProof/>
        </w:rPr>
      </w:pPr>
      <w:hyperlink w:anchor="_Toc63272895" w:history="1">
        <w:r w:rsidR="00BC601D" w:rsidRPr="00547C3E">
          <w:rPr>
            <w:rStyle w:val="Hyperlink"/>
            <w:noProof/>
            <w:lang w:val="en-GB"/>
          </w:rPr>
          <w:t>2.5.</w:t>
        </w:r>
        <w:r w:rsidR="00BC601D">
          <w:rPr>
            <w:rFonts w:eastAsiaTheme="minorEastAsia"/>
            <w:noProof/>
          </w:rPr>
          <w:tab/>
        </w:r>
        <w:r w:rsidR="00BC601D" w:rsidRPr="00547C3E">
          <w:rPr>
            <w:rStyle w:val="Hyperlink"/>
            <w:noProof/>
            <w:lang w:val="en-GB"/>
          </w:rPr>
          <w:t>Workflows</w:t>
        </w:r>
        <w:r w:rsidR="00BC601D">
          <w:rPr>
            <w:noProof/>
            <w:webHidden/>
          </w:rPr>
          <w:tab/>
        </w:r>
        <w:r w:rsidR="00BC601D">
          <w:rPr>
            <w:noProof/>
            <w:webHidden/>
          </w:rPr>
          <w:fldChar w:fldCharType="begin"/>
        </w:r>
        <w:r w:rsidR="00BC601D">
          <w:rPr>
            <w:noProof/>
            <w:webHidden/>
          </w:rPr>
          <w:instrText xml:space="preserve"> PAGEREF _Toc63272895 \h </w:instrText>
        </w:r>
        <w:r w:rsidR="00BC601D">
          <w:rPr>
            <w:noProof/>
            <w:webHidden/>
          </w:rPr>
        </w:r>
        <w:r w:rsidR="00BC601D">
          <w:rPr>
            <w:noProof/>
            <w:webHidden/>
          </w:rPr>
          <w:fldChar w:fldCharType="separate"/>
        </w:r>
        <w:r w:rsidR="00BC601D">
          <w:rPr>
            <w:noProof/>
            <w:webHidden/>
          </w:rPr>
          <w:t>5</w:t>
        </w:r>
        <w:r w:rsidR="00BC601D">
          <w:rPr>
            <w:noProof/>
            <w:webHidden/>
          </w:rPr>
          <w:fldChar w:fldCharType="end"/>
        </w:r>
      </w:hyperlink>
    </w:p>
    <w:p w14:paraId="16D56A69" w14:textId="629FDD04" w:rsidR="00BC601D" w:rsidRDefault="00EA54B8">
      <w:pPr>
        <w:pStyle w:val="TOC2"/>
        <w:tabs>
          <w:tab w:val="left" w:pos="880"/>
          <w:tab w:val="right" w:leader="dot" w:pos="9350"/>
        </w:tabs>
        <w:rPr>
          <w:rFonts w:eastAsiaTheme="minorEastAsia"/>
          <w:noProof/>
        </w:rPr>
      </w:pPr>
      <w:hyperlink w:anchor="_Toc63272896" w:history="1">
        <w:r w:rsidR="00BC601D" w:rsidRPr="00547C3E">
          <w:rPr>
            <w:rStyle w:val="Hyperlink"/>
            <w:noProof/>
            <w:lang w:val="en-GB"/>
          </w:rPr>
          <w:t>2.6.</w:t>
        </w:r>
        <w:r w:rsidR="00BC601D">
          <w:rPr>
            <w:rFonts w:eastAsiaTheme="minorEastAsia"/>
            <w:noProof/>
          </w:rPr>
          <w:tab/>
        </w:r>
        <w:r w:rsidR="00BC601D" w:rsidRPr="00547C3E">
          <w:rPr>
            <w:rStyle w:val="Hyperlink"/>
            <w:noProof/>
            <w:lang w:val="en-GB"/>
          </w:rPr>
          <w:t>Wiki</w:t>
        </w:r>
        <w:r w:rsidR="00BC601D">
          <w:rPr>
            <w:noProof/>
            <w:webHidden/>
          </w:rPr>
          <w:tab/>
        </w:r>
        <w:r w:rsidR="00BC601D">
          <w:rPr>
            <w:noProof/>
            <w:webHidden/>
          </w:rPr>
          <w:fldChar w:fldCharType="begin"/>
        </w:r>
        <w:r w:rsidR="00BC601D">
          <w:rPr>
            <w:noProof/>
            <w:webHidden/>
          </w:rPr>
          <w:instrText xml:space="preserve"> PAGEREF _Toc63272896 \h </w:instrText>
        </w:r>
        <w:r w:rsidR="00BC601D">
          <w:rPr>
            <w:noProof/>
            <w:webHidden/>
          </w:rPr>
        </w:r>
        <w:r w:rsidR="00BC601D">
          <w:rPr>
            <w:noProof/>
            <w:webHidden/>
          </w:rPr>
          <w:fldChar w:fldCharType="separate"/>
        </w:r>
        <w:r w:rsidR="00BC601D">
          <w:rPr>
            <w:noProof/>
            <w:webHidden/>
          </w:rPr>
          <w:t>6</w:t>
        </w:r>
        <w:r w:rsidR="00BC601D">
          <w:rPr>
            <w:noProof/>
            <w:webHidden/>
          </w:rPr>
          <w:fldChar w:fldCharType="end"/>
        </w:r>
      </w:hyperlink>
    </w:p>
    <w:p w14:paraId="14600CD2" w14:textId="30EE7CC3" w:rsidR="00BC601D" w:rsidRDefault="00EA54B8">
      <w:pPr>
        <w:pStyle w:val="TOC1"/>
        <w:rPr>
          <w:rFonts w:eastAsiaTheme="minorEastAsia"/>
          <w:noProof/>
        </w:rPr>
      </w:pPr>
      <w:hyperlink w:anchor="_Toc63272897" w:history="1">
        <w:r w:rsidR="00BC601D" w:rsidRPr="00547C3E">
          <w:rPr>
            <w:rStyle w:val="Hyperlink"/>
            <w:noProof/>
            <w:lang w:val="en-GB"/>
          </w:rPr>
          <w:t>3.</w:t>
        </w:r>
        <w:r w:rsidR="00BC601D">
          <w:rPr>
            <w:rFonts w:eastAsiaTheme="minorEastAsia"/>
            <w:noProof/>
          </w:rPr>
          <w:tab/>
        </w:r>
        <w:r w:rsidR="00BC601D" w:rsidRPr="00547C3E">
          <w:rPr>
            <w:rStyle w:val="Hyperlink"/>
            <w:noProof/>
            <w:lang w:val="en-GB"/>
          </w:rPr>
          <w:t>What is Git and how does it work</w:t>
        </w:r>
        <w:r w:rsidR="00BC601D">
          <w:rPr>
            <w:noProof/>
            <w:webHidden/>
          </w:rPr>
          <w:tab/>
        </w:r>
        <w:r w:rsidR="00BC601D">
          <w:rPr>
            <w:noProof/>
            <w:webHidden/>
          </w:rPr>
          <w:fldChar w:fldCharType="begin"/>
        </w:r>
        <w:r w:rsidR="00BC601D">
          <w:rPr>
            <w:noProof/>
            <w:webHidden/>
          </w:rPr>
          <w:instrText xml:space="preserve"> PAGEREF _Toc63272897 \h </w:instrText>
        </w:r>
        <w:r w:rsidR="00BC601D">
          <w:rPr>
            <w:noProof/>
            <w:webHidden/>
          </w:rPr>
        </w:r>
        <w:r w:rsidR="00BC601D">
          <w:rPr>
            <w:noProof/>
            <w:webHidden/>
          </w:rPr>
          <w:fldChar w:fldCharType="separate"/>
        </w:r>
        <w:r w:rsidR="00BC601D">
          <w:rPr>
            <w:noProof/>
            <w:webHidden/>
          </w:rPr>
          <w:t>6</w:t>
        </w:r>
        <w:r w:rsidR="00BC601D">
          <w:rPr>
            <w:noProof/>
            <w:webHidden/>
          </w:rPr>
          <w:fldChar w:fldCharType="end"/>
        </w:r>
      </w:hyperlink>
    </w:p>
    <w:p w14:paraId="43D8A37D" w14:textId="317E0606" w:rsidR="00BC601D" w:rsidRDefault="00EA54B8">
      <w:pPr>
        <w:pStyle w:val="TOC1"/>
        <w:rPr>
          <w:rFonts w:eastAsiaTheme="minorEastAsia"/>
          <w:noProof/>
        </w:rPr>
      </w:pPr>
      <w:hyperlink w:anchor="_Toc63272898" w:history="1">
        <w:r w:rsidR="00BC601D" w:rsidRPr="00547C3E">
          <w:rPr>
            <w:rStyle w:val="Hyperlink"/>
            <w:noProof/>
            <w:lang w:val="en-GB"/>
          </w:rPr>
          <w:t>4.</w:t>
        </w:r>
        <w:r w:rsidR="00BC601D">
          <w:rPr>
            <w:rFonts w:eastAsiaTheme="minorEastAsia"/>
            <w:noProof/>
          </w:rPr>
          <w:tab/>
        </w:r>
        <w:r w:rsidR="00BC601D" w:rsidRPr="00547C3E">
          <w:rPr>
            <w:rStyle w:val="Hyperlink"/>
            <w:noProof/>
            <w:lang w:val="en-GB"/>
          </w:rPr>
          <w:t>Git Technical</w:t>
        </w:r>
        <w:r w:rsidR="00BC601D">
          <w:rPr>
            <w:noProof/>
            <w:webHidden/>
          </w:rPr>
          <w:tab/>
        </w:r>
        <w:r w:rsidR="00BC601D">
          <w:rPr>
            <w:noProof/>
            <w:webHidden/>
          </w:rPr>
          <w:fldChar w:fldCharType="begin"/>
        </w:r>
        <w:r w:rsidR="00BC601D">
          <w:rPr>
            <w:noProof/>
            <w:webHidden/>
          </w:rPr>
          <w:instrText xml:space="preserve"> PAGEREF _Toc63272898 \h </w:instrText>
        </w:r>
        <w:r w:rsidR="00BC601D">
          <w:rPr>
            <w:noProof/>
            <w:webHidden/>
          </w:rPr>
        </w:r>
        <w:r w:rsidR="00BC601D">
          <w:rPr>
            <w:noProof/>
            <w:webHidden/>
          </w:rPr>
          <w:fldChar w:fldCharType="separate"/>
        </w:r>
        <w:r w:rsidR="00BC601D">
          <w:rPr>
            <w:noProof/>
            <w:webHidden/>
          </w:rPr>
          <w:t>8</w:t>
        </w:r>
        <w:r w:rsidR="00BC601D">
          <w:rPr>
            <w:noProof/>
            <w:webHidden/>
          </w:rPr>
          <w:fldChar w:fldCharType="end"/>
        </w:r>
      </w:hyperlink>
    </w:p>
    <w:p w14:paraId="6904CC06" w14:textId="0ABB79EB" w:rsidR="00BC601D" w:rsidRDefault="00EA54B8">
      <w:pPr>
        <w:pStyle w:val="TOC2"/>
        <w:tabs>
          <w:tab w:val="left" w:pos="880"/>
          <w:tab w:val="right" w:leader="dot" w:pos="9350"/>
        </w:tabs>
        <w:rPr>
          <w:rFonts w:eastAsiaTheme="minorEastAsia"/>
          <w:noProof/>
        </w:rPr>
      </w:pPr>
      <w:hyperlink w:anchor="_Toc63272899" w:history="1">
        <w:r w:rsidR="00BC601D" w:rsidRPr="00547C3E">
          <w:rPr>
            <w:rStyle w:val="Hyperlink"/>
            <w:noProof/>
            <w:lang w:val="en-GB"/>
          </w:rPr>
          <w:t>4.1.</w:t>
        </w:r>
        <w:r w:rsidR="00BC601D">
          <w:rPr>
            <w:rFonts w:eastAsiaTheme="minorEastAsia"/>
            <w:noProof/>
          </w:rPr>
          <w:tab/>
        </w:r>
        <w:r w:rsidR="00BC601D" w:rsidRPr="00547C3E">
          <w:rPr>
            <w:rStyle w:val="Hyperlink"/>
            <w:noProof/>
            <w:lang w:val="en-GB"/>
          </w:rPr>
          <w:t>Installation</w:t>
        </w:r>
        <w:r w:rsidR="00BC601D">
          <w:rPr>
            <w:noProof/>
            <w:webHidden/>
          </w:rPr>
          <w:tab/>
        </w:r>
        <w:r w:rsidR="00BC601D">
          <w:rPr>
            <w:noProof/>
            <w:webHidden/>
          </w:rPr>
          <w:fldChar w:fldCharType="begin"/>
        </w:r>
        <w:r w:rsidR="00BC601D">
          <w:rPr>
            <w:noProof/>
            <w:webHidden/>
          </w:rPr>
          <w:instrText xml:space="preserve"> PAGEREF _Toc63272899 \h </w:instrText>
        </w:r>
        <w:r w:rsidR="00BC601D">
          <w:rPr>
            <w:noProof/>
            <w:webHidden/>
          </w:rPr>
        </w:r>
        <w:r w:rsidR="00BC601D">
          <w:rPr>
            <w:noProof/>
            <w:webHidden/>
          </w:rPr>
          <w:fldChar w:fldCharType="separate"/>
        </w:r>
        <w:r w:rsidR="00BC601D">
          <w:rPr>
            <w:noProof/>
            <w:webHidden/>
          </w:rPr>
          <w:t>8</w:t>
        </w:r>
        <w:r w:rsidR="00BC601D">
          <w:rPr>
            <w:noProof/>
            <w:webHidden/>
          </w:rPr>
          <w:fldChar w:fldCharType="end"/>
        </w:r>
      </w:hyperlink>
    </w:p>
    <w:p w14:paraId="7813E54F" w14:textId="76398F34" w:rsidR="00BC601D" w:rsidRDefault="00EA54B8">
      <w:pPr>
        <w:pStyle w:val="TOC2"/>
        <w:tabs>
          <w:tab w:val="left" w:pos="880"/>
          <w:tab w:val="right" w:leader="dot" w:pos="9350"/>
        </w:tabs>
        <w:rPr>
          <w:rFonts w:eastAsiaTheme="minorEastAsia"/>
          <w:noProof/>
        </w:rPr>
      </w:pPr>
      <w:hyperlink w:anchor="_Toc63272900" w:history="1">
        <w:r w:rsidR="00BC601D" w:rsidRPr="00547C3E">
          <w:rPr>
            <w:rStyle w:val="Hyperlink"/>
            <w:noProof/>
            <w:lang w:val="en-GB"/>
          </w:rPr>
          <w:t>4.2.</w:t>
        </w:r>
        <w:r w:rsidR="00BC601D">
          <w:rPr>
            <w:rFonts w:eastAsiaTheme="minorEastAsia"/>
            <w:noProof/>
          </w:rPr>
          <w:tab/>
        </w:r>
        <w:r w:rsidR="00BC601D" w:rsidRPr="00547C3E">
          <w:rPr>
            <w:rStyle w:val="Hyperlink"/>
            <w:noProof/>
            <w:lang w:val="en-GB"/>
          </w:rPr>
          <w:t>Version control with Git</w:t>
        </w:r>
        <w:r w:rsidR="00BC601D">
          <w:rPr>
            <w:noProof/>
            <w:webHidden/>
          </w:rPr>
          <w:tab/>
        </w:r>
        <w:r w:rsidR="00BC601D">
          <w:rPr>
            <w:noProof/>
            <w:webHidden/>
          </w:rPr>
          <w:fldChar w:fldCharType="begin"/>
        </w:r>
        <w:r w:rsidR="00BC601D">
          <w:rPr>
            <w:noProof/>
            <w:webHidden/>
          </w:rPr>
          <w:instrText xml:space="preserve"> PAGEREF _Toc63272900 \h </w:instrText>
        </w:r>
        <w:r w:rsidR="00BC601D">
          <w:rPr>
            <w:noProof/>
            <w:webHidden/>
          </w:rPr>
        </w:r>
        <w:r w:rsidR="00BC601D">
          <w:rPr>
            <w:noProof/>
            <w:webHidden/>
          </w:rPr>
          <w:fldChar w:fldCharType="separate"/>
        </w:r>
        <w:r w:rsidR="00BC601D">
          <w:rPr>
            <w:noProof/>
            <w:webHidden/>
          </w:rPr>
          <w:t>8</w:t>
        </w:r>
        <w:r w:rsidR="00BC601D">
          <w:rPr>
            <w:noProof/>
            <w:webHidden/>
          </w:rPr>
          <w:fldChar w:fldCharType="end"/>
        </w:r>
      </w:hyperlink>
    </w:p>
    <w:p w14:paraId="2E50ED74" w14:textId="289148F2" w:rsidR="00BC601D" w:rsidRDefault="00EA54B8">
      <w:pPr>
        <w:pStyle w:val="TOC2"/>
        <w:tabs>
          <w:tab w:val="left" w:pos="880"/>
          <w:tab w:val="right" w:leader="dot" w:pos="9350"/>
        </w:tabs>
        <w:rPr>
          <w:rFonts w:eastAsiaTheme="minorEastAsia"/>
          <w:noProof/>
        </w:rPr>
      </w:pPr>
      <w:hyperlink w:anchor="_Toc63272901" w:history="1">
        <w:r w:rsidR="00BC601D" w:rsidRPr="00547C3E">
          <w:rPr>
            <w:rStyle w:val="Hyperlink"/>
            <w:noProof/>
            <w:lang w:val="en-GB"/>
          </w:rPr>
          <w:t>4.3.</w:t>
        </w:r>
        <w:r w:rsidR="00BC601D">
          <w:rPr>
            <w:rFonts w:eastAsiaTheme="minorEastAsia"/>
            <w:noProof/>
          </w:rPr>
          <w:tab/>
        </w:r>
        <w:r w:rsidR="00BC601D" w:rsidRPr="00547C3E">
          <w:rPr>
            <w:rStyle w:val="Hyperlink"/>
            <w:noProof/>
            <w:lang w:val="en-GB"/>
          </w:rPr>
          <w:t>Cloning an existing repository</w:t>
        </w:r>
        <w:r w:rsidR="00BC601D">
          <w:rPr>
            <w:noProof/>
            <w:webHidden/>
          </w:rPr>
          <w:tab/>
        </w:r>
        <w:r w:rsidR="00BC601D">
          <w:rPr>
            <w:noProof/>
            <w:webHidden/>
          </w:rPr>
          <w:fldChar w:fldCharType="begin"/>
        </w:r>
        <w:r w:rsidR="00BC601D">
          <w:rPr>
            <w:noProof/>
            <w:webHidden/>
          </w:rPr>
          <w:instrText xml:space="preserve"> PAGEREF _Toc63272901 \h </w:instrText>
        </w:r>
        <w:r w:rsidR="00BC601D">
          <w:rPr>
            <w:noProof/>
            <w:webHidden/>
          </w:rPr>
        </w:r>
        <w:r w:rsidR="00BC601D">
          <w:rPr>
            <w:noProof/>
            <w:webHidden/>
          </w:rPr>
          <w:fldChar w:fldCharType="separate"/>
        </w:r>
        <w:r w:rsidR="00BC601D">
          <w:rPr>
            <w:noProof/>
            <w:webHidden/>
          </w:rPr>
          <w:t>9</w:t>
        </w:r>
        <w:r w:rsidR="00BC601D">
          <w:rPr>
            <w:noProof/>
            <w:webHidden/>
          </w:rPr>
          <w:fldChar w:fldCharType="end"/>
        </w:r>
      </w:hyperlink>
    </w:p>
    <w:p w14:paraId="71B24864" w14:textId="5B00F3FC" w:rsidR="00BC601D" w:rsidRDefault="00EA54B8">
      <w:pPr>
        <w:pStyle w:val="TOC2"/>
        <w:tabs>
          <w:tab w:val="left" w:pos="880"/>
          <w:tab w:val="right" w:leader="dot" w:pos="9350"/>
        </w:tabs>
        <w:rPr>
          <w:rFonts w:eastAsiaTheme="minorEastAsia"/>
          <w:noProof/>
        </w:rPr>
      </w:pPr>
      <w:hyperlink w:anchor="_Toc63272902" w:history="1">
        <w:r w:rsidR="00BC601D" w:rsidRPr="00547C3E">
          <w:rPr>
            <w:rStyle w:val="Hyperlink"/>
            <w:noProof/>
            <w:lang w:val="en-GB"/>
          </w:rPr>
          <w:t>4.4.</w:t>
        </w:r>
        <w:r w:rsidR="00BC601D">
          <w:rPr>
            <w:rFonts w:eastAsiaTheme="minorEastAsia"/>
            <w:noProof/>
          </w:rPr>
          <w:tab/>
        </w:r>
        <w:r w:rsidR="00BC601D" w:rsidRPr="00547C3E">
          <w:rPr>
            <w:rStyle w:val="Hyperlink"/>
            <w:noProof/>
            <w:lang w:val="en-GB"/>
          </w:rPr>
          <w:t>Git workflow</w:t>
        </w:r>
        <w:r w:rsidR="00BC601D">
          <w:rPr>
            <w:noProof/>
            <w:webHidden/>
          </w:rPr>
          <w:tab/>
        </w:r>
        <w:r w:rsidR="00BC601D">
          <w:rPr>
            <w:noProof/>
            <w:webHidden/>
          </w:rPr>
          <w:fldChar w:fldCharType="begin"/>
        </w:r>
        <w:r w:rsidR="00BC601D">
          <w:rPr>
            <w:noProof/>
            <w:webHidden/>
          </w:rPr>
          <w:instrText xml:space="preserve"> PAGEREF _Toc63272902 \h </w:instrText>
        </w:r>
        <w:r w:rsidR="00BC601D">
          <w:rPr>
            <w:noProof/>
            <w:webHidden/>
          </w:rPr>
        </w:r>
        <w:r w:rsidR="00BC601D">
          <w:rPr>
            <w:noProof/>
            <w:webHidden/>
          </w:rPr>
          <w:fldChar w:fldCharType="separate"/>
        </w:r>
        <w:r w:rsidR="00BC601D">
          <w:rPr>
            <w:noProof/>
            <w:webHidden/>
          </w:rPr>
          <w:t>10</w:t>
        </w:r>
        <w:r w:rsidR="00BC601D">
          <w:rPr>
            <w:noProof/>
            <w:webHidden/>
          </w:rPr>
          <w:fldChar w:fldCharType="end"/>
        </w:r>
      </w:hyperlink>
    </w:p>
    <w:p w14:paraId="5F900895" w14:textId="2BB622F1" w:rsidR="00BC601D" w:rsidRDefault="00EA54B8">
      <w:pPr>
        <w:pStyle w:val="TOC2"/>
        <w:tabs>
          <w:tab w:val="left" w:pos="880"/>
          <w:tab w:val="right" w:leader="dot" w:pos="9350"/>
        </w:tabs>
        <w:rPr>
          <w:rFonts w:eastAsiaTheme="minorEastAsia"/>
          <w:noProof/>
        </w:rPr>
      </w:pPr>
      <w:hyperlink w:anchor="_Toc63272903" w:history="1">
        <w:r w:rsidR="00BC601D" w:rsidRPr="00547C3E">
          <w:rPr>
            <w:rStyle w:val="Hyperlink"/>
            <w:noProof/>
            <w:lang w:val="en-GB"/>
          </w:rPr>
          <w:t>4.5.</w:t>
        </w:r>
        <w:r w:rsidR="00BC601D">
          <w:rPr>
            <w:rFonts w:eastAsiaTheme="minorEastAsia"/>
            <w:noProof/>
          </w:rPr>
          <w:tab/>
        </w:r>
        <w:r w:rsidR="00BC601D" w:rsidRPr="00547C3E">
          <w:rPr>
            <w:rStyle w:val="Hyperlink"/>
            <w:noProof/>
            <w:lang w:val="en-GB"/>
          </w:rPr>
          <w:t>Branching</w:t>
        </w:r>
        <w:r w:rsidR="00BC601D">
          <w:rPr>
            <w:noProof/>
            <w:webHidden/>
          </w:rPr>
          <w:tab/>
        </w:r>
        <w:r w:rsidR="00BC601D">
          <w:rPr>
            <w:noProof/>
            <w:webHidden/>
          </w:rPr>
          <w:fldChar w:fldCharType="begin"/>
        </w:r>
        <w:r w:rsidR="00BC601D">
          <w:rPr>
            <w:noProof/>
            <w:webHidden/>
          </w:rPr>
          <w:instrText xml:space="preserve"> PAGEREF _Toc63272903 \h </w:instrText>
        </w:r>
        <w:r w:rsidR="00BC601D">
          <w:rPr>
            <w:noProof/>
            <w:webHidden/>
          </w:rPr>
        </w:r>
        <w:r w:rsidR="00BC601D">
          <w:rPr>
            <w:noProof/>
            <w:webHidden/>
          </w:rPr>
          <w:fldChar w:fldCharType="separate"/>
        </w:r>
        <w:r w:rsidR="00BC601D">
          <w:rPr>
            <w:noProof/>
            <w:webHidden/>
          </w:rPr>
          <w:t>11</w:t>
        </w:r>
        <w:r w:rsidR="00BC601D">
          <w:rPr>
            <w:noProof/>
            <w:webHidden/>
          </w:rPr>
          <w:fldChar w:fldCharType="end"/>
        </w:r>
      </w:hyperlink>
    </w:p>
    <w:p w14:paraId="33A61778" w14:textId="423745A3" w:rsidR="00BC601D" w:rsidRDefault="00EA54B8">
      <w:pPr>
        <w:pStyle w:val="TOC2"/>
        <w:tabs>
          <w:tab w:val="left" w:pos="880"/>
          <w:tab w:val="right" w:leader="dot" w:pos="9350"/>
        </w:tabs>
        <w:rPr>
          <w:rFonts w:eastAsiaTheme="minorEastAsia"/>
          <w:noProof/>
        </w:rPr>
      </w:pPr>
      <w:hyperlink w:anchor="_Toc63272904" w:history="1">
        <w:r w:rsidR="00BC601D" w:rsidRPr="00547C3E">
          <w:rPr>
            <w:rStyle w:val="Hyperlink"/>
            <w:noProof/>
            <w:lang w:val="en-GB"/>
          </w:rPr>
          <w:t>4.6.</w:t>
        </w:r>
        <w:r w:rsidR="00BC601D">
          <w:rPr>
            <w:rFonts w:eastAsiaTheme="minorEastAsia"/>
            <w:noProof/>
          </w:rPr>
          <w:tab/>
        </w:r>
        <w:r w:rsidR="00BC601D" w:rsidRPr="00547C3E">
          <w:rPr>
            <w:rStyle w:val="Hyperlink"/>
            <w:noProof/>
            <w:lang w:val="en-GB"/>
          </w:rPr>
          <w:t>Git Issues</w:t>
        </w:r>
        <w:r w:rsidR="00BC601D">
          <w:rPr>
            <w:noProof/>
            <w:webHidden/>
          </w:rPr>
          <w:tab/>
        </w:r>
        <w:r w:rsidR="00BC601D">
          <w:rPr>
            <w:noProof/>
            <w:webHidden/>
          </w:rPr>
          <w:fldChar w:fldCharType="begin"/>
        </w:r>
        <w:r w:rsidR="00BC601D">
          <w:rPr>
            <w:noProof/>
            <w:webHidden/>
          </w:rPr>
          <w:instrText xml:space="preserve"> PAGEREF _Toc63272904 \h </w:instrText>
        </w:r>
        <w:r w:rsidR="00BC601D">
          <w:rPr>
            <w:noProof/>
            <w:webHidden/>
          </w:rPr>
        </w:r>
        <w:r w:rsidR="00BC601D">
          <w:rPr>
            <w:noProof/>
            <w:webHidden/>
          </w:rPr>
          <w:fldChar w:fldCharType="separate"/>
        </w:r>
        <w:r w:rsidR="00BC601D">
          <w:rPr>
            <w:noProof/>
            <w:webHidden/>
          </w:rPr>
          <w:t>12</w:t>
        </w:r>
        <w:r w:rsidR="00BC601D">
          <w:rPr>
            <w:noProof/>
            <w:webHidden/>
          </w:rPr>
          <w:fldChar w:fldCharType="end"/>
        </w:r>
      </w:hyperlink>
    </w:p>
    <w:p w14:paraId="05DF1A2F" w14:textId="36BBEBD1" w:rsidR="00BC601D" w:rsidRDefault="00EA54B8">
      <w:pPr>
        <w:pStyle w:val="TOC2"/>
        <w:tabs>
          <w:tab w:val="left" w:pos="880"/>
          <w:tab w:val="right" w:leader="dot" w:pos="9350"/>
        </w:tabs>
        <w:rPr>
          <w:rFonts w:eastAsiaTheme="minorEastAsia"/>
          <w:noProof/>
        </w:rPr>
      </w:pPr>
      <w:hyperlink w:anchor="_Toc63272905" w:history="1">
        <w:r w:rsidR="00BC601D" w:rsidRPr="00547C3E">
          <w:rPr>
            <w:rStyle w:val="Hyperlink"/>
            <w:noProof/>
            <w:lang w:val="en-GB"/>
          </w:rPr>
          <w:t>4.7.</w:t>
        </w:r>
        <w:r w:rsidR="00BC601D">
          <w:rPr>
            <w:rFonts w:eastAsiaTheme="minorEastAsia"/>
            <w:noProof/>
          </w:rPr>
          <w:tab/>
        </w:r>
        <w:r w:rsidR="00BC601D" w:rsidRPr="00547C3E">
          <w:rPr>
            <w:rStyle w:val="Hyperlink"/>
            <w:noProof/>
            <w:lang w:val="en-GB"/>
          </w:rPr>
          <w:t xml:space="preserve">GitHub insights </w:t>
        </w:r>
        <w:r w:rsidR="00BC601D">
          <w:rPr>
            <w:noProof/>
            <w:webHidden/>
          </w:rPr>
          <w:tab/>
        </w:r>
        <w:r w:rsidR="00BC601D">
          <w:rPr>
            <w:noProof/>
            <w:webHidden/>
          </w:rPr>
          <w:fldChar w:fldCharType="begin"/>
        </w:r>
        <w:r w:rsidR="00BC601D">
          <w:rPr>
            <w:noProof/>
            <w:webHidden/>
          </w:rPr>
          <w:instrText xml:space="preserve"> PAGEREF _Toc63272905 \h </w:instrText>
        </w:r>
        <w:r w:rsidR="00BC601D">
          <w:rPr>
            <w:noProof/>
            <w:webHidden/>
          </w:rPr>
        </w:r>
        <w:r w:rsidR="00BC601D">
          <w:rPr>
            <w:noProof/>
            <w:webHidden/>
          </w:rPr>
          <w:fldChar w:fldCharType="separate"/>
        </w:r>
        <w:r w:rsidR="00BC601D">
          <w:rPr>
            <w:noProof/>
            <w:webHidden/>
          </w:rPr>
          <w:t>13</w:t>
        </w:r>
        <w:r w:rsidR="00BC601D">
          <w:rPr>
            <w:noProof/>
            <w:webHidden/>
          </w:rPr>
          <w:fldChar w:fldCharType="end"/>
        </w:r>
      </w:hyperlink>
    </w:p>
    <w:p w14:paraId="5AFC2A68" w14:textId="53CE435D" w:rsidR="00BC601D" w:rsidRDefault="00EA54B8">
      <w:pPr>
        <w:pStyle w:val="TOC2"/>
        <w:tabs>
          <w:tab w:val="left" w:pos="880"/>
          <w:tab w:val="right" w:leader="dot" w:pos="9350"/>
        </w:tabs>
        <w:rPr>
          <w:rFonts w:eastAsiaTheme="minorEastAsia"/>
          <w:noProof/>
        </w:rPr>
      </w:pPr>
      <w:hyperlink w:anchor="_Toc63272906" w:history="1">
        <w:r w:rsidR="00BC601D" w:rsidRPr="00547C3E">
          <w:rPr>
            <w:rStyle w:val="Hyperlink"/>
            <w:noProof/>
            <w:lang w:val="en-GB"/>
          </w:rPr>
          <w:t>4.8.</w:t>
        </w:r>
        <w:r w:rsidR="00BC601D">
          <w:rPr>
            <w:rFonts w:eastAsiaTheme="minorEastAsia"/>
            <w:noProof/>
          </w:rPr>
          <w:tab/>
        </w:r>
        <w:r w:rsidR="00BC601D" w:rsidRPr="00547C3E">
          <w:rPr>
            <w:rStyle w:val="Hyperlink"/>
            <w:noProof/>
            <w:lang w:val="en-GB"/>
          </w:rPr>
          <w:t>Transfer ownership</w:t>
        </w:r>
        <w:r w:rsidR="00BC601D">
          <w:rPr>
            <w:noProof/>
            <w:webHidden/>
          </w:rPr>
          <w:tab/>
        </w:r>
        <w:r w:rsidR="00BC601D">
          <w:rPr>
            <w:noProof/>
            <w:webHidden/>
          </w:rPr>
          <w:fldChar w:fldCharType="begin"/>
        </w:r>
        <w:r w:rsidR="00BC601D">
          <w:rPr>
            <w:noProof/>
            <w:webHidden/>
          </w:rPr>
          <w:instrText xml:space="preserve"> PAGEREF _Toc63272906 \h </w:instrText>
        </w:r>
        <w:r w:rsidR="00BC601D">
          <w:rPr>
            <w:noProof/>
            <w:webHidden/>
          </w:rPr>
        </w:r>
        <w:r w:rsidR="00BC601D">
          <w:rPr>
            <w:noProof/>
            <w:webHidden/>
          </w:rPr>
          <w:fldChar w:fldCharType="separate"/>
        </w:r>
        <w:r w:rsidR="00BC601D">
          <w:rPr>
            <w:noProof/>
            <w:webHidden/>
          </w:rPr>
          <w:t>13</w:t>
        </w:r>
        <w:r w:rsidR="00BC601D">
          <w:rPr>
            <w:noProof/>
            <w:webHidden/>
          </w:rPr>
          <w:fldChar w:fldCharType="end"/>
        </w:r>
      </w:hyperlink>
    </w:p>
    <w:p w14:paraId="16F3AD81" w14:textId="5D72B574" w:rsidR="00BC601D" w:rsidRDefault="00EA54B8">
      <w:pPr>
        <w:pStyle w:val="TOC1"/>
        <w:rPr>
          <w:rFonts w:eastAsiaTheme="minorEastAsia"/>
          <w:noProof/>
        </w:rPr>
      </w:pPr>
      <w:hyperlink w:anchor="_Toc63272907" w:history="1">
        <w:r w:rsidR="00BC601D" w:rsidRPr="00547C3E">
          <w:rPr>
            <w:rStyle w:val="Hyperlink"/>
            <w:noProof/>
            <w:lang w:val="en-GB"/>
          </w:rPr>
          <w:t>5.</w:t>
        </w:r>
        <w:r w:rsidR="00BC601D">
          <w:rPr>
            <w:rFonts w:eastAsiaTheme="minorEastAsia"/>
            <w:noProof/>
          </w:rPr>
          <w:tab/>
        </w:r>
        <w:r w:rsidR="00BC601D" w:rsidRPr="00547C3E">
          <w:rPr>
            <w:rStyle w:val="Hyperlink"/>
            <w:noProof/>
            <w:lang w:val="en-GB"/>
          </w:rPr>
          <w:t>Git Management</w:t>
        </w:r>
        <w:r w:rsidR="00BC601D">
          <w:rPr>
            <w:noProof/>
            <w:webHidden/>
          </w:rPr>
          <w:tab/>
        </w:r>
        <w:r w:rsidR="00BC601D">
          <w:rPr>
            <w:noProof/>
            <w:webHidden/>
          </w:rPr>
          <w:fldChar w:fldCharType="begin"/>
        </w:r>
        <w:r w:rsidR="00BC601D">
          <w:rPr>
            <w:noProof/>
            <w:webHidden/>
          </w:rPr>
          <w:instrText xml:space="preserve"> PAGEREF _Toc63272907 \h </w:instrText>
        </w:r>
        <w:r w:rsidR="00BC601D">
          <w:rPr>
            <w:noProof/>
            <w:webHidden/>
          </w:rPr>
        </w:r>
        <w:r w:rsidR="00BC601D">
          <w:rPr>
            <w:noProof/>
            <w:webHidden/>
          </w:rPr>
          <w:fldChar w:fldCharType="separate"/>
        </w:r>
        <w:r w:rsidR="00BC601D">
          <w:rPr>
            <w:noProof/>
            <w:webHidden/>
          </w:rPr>
          <w:t>13</w:t>
        </w:r>
        <w:r w:rsidR="00BC601D">
          <w:rPr>
            <w:noProof/>
            <w:webHidden/>
          </w:rPr>
          <w:fldChar w:fldCharType="end"/>
        </w:r>
      </w:hyperlink>
    </w:p>
    <w:p w14:paraId="1D53D98D" w14:textId="46D54EC1" w:rsidR="00BC601D" w:rsidRDefault="00EA54B8">
      <w:pPr>
        <w:pStyle w:val="TOC1"/>
        <w:rPr>
          <w:rFonts w:eastAsiaTheme="minorEastAsia"/>
          <w:noProof/>
        </w:rPr>
      </w:pPr>
      <w:hyperlink w:anchor="_Toc63272908" w:history="1">
        <w:r w:rsidR="00BC601D" w:rsidRPr="00547C3E">
          <w:rPr>
            <w:rStyle w:val="Hyperlink"/>
            <w:noProof/>
            <w:lang w:val="en-GB"/>
          </w:rPr>
          <w:t>6.</w:t>
        </w:r>
        <w:r w:rsidR="00BC601D">
          <w:rPr>
            <w:rFonts w:eastAsiaTheme="minorEastAsia"/>
            <w:noProof/>
          </w:rPr>
          <w:tab/>
        </w:r>
        <w:r w:rsidR="00BC601D" w:rsidRPr="00547C3E">
          <w:rPr>
            <w:rStyle w:val="Hyperlink"/>
            <w:noProof/>
            <w:lang w:val="en-GB"/>
          </w:rPr>
          <w:t>Git Advanced</w:t>
        </w:r>
        <w:r w:rsidR="00BC601D">
          <w:rPr>
            <w:noProof/>
            <w:webHidden/>
          </w:rPr>
          <w:tab/>
        </w:r>
        <w:r w:rsidR="00BC601D">
          <w:rPr>
            <w:noProof/>
            <w:webHidden/>
          </w:rPr>
          <w:fldChar w:fldCharType="begin"/>
        </w:r>
        <w:r w:rsidR="00BC601D">
          <w:rPr>
            <w:noProof/>
            <w:webHidden/>
          </w:rPr>
          <w:instrText xml:space="preserve"> PAGEREF _Toc63272908 \h </w:instrText>
        </w:r>
        <w:r w:rsidR="00BC601D">
          <w:rPr>
            <w:noProof/>
            <w:webHidden/>
          </w:rPr>
        </w:r>
        <w:r w:rsidR="00BC601D">
          <w:rPr>
            <w:noProof/>
            <w:webHidden/>
          </w:rPr>
          <w:fldChar w:fldCharType="separate"/>
        </w:r>
        <w:r w:rsidR="00BC601D">
          <w:rPr>
            <w:noProof/>
            <w:webHidden/>
          </w:rPr>
          <w:t>14</w:t>
        </w:r>
        <w:r w:rsidR="00BC601D">
          <w:rPr>
            <w:noProof/>
            <w:webHidden/>
          </w:rPr>
          <w:fldChar w:fldCharType="end"/>
        </w:r>
      </w:hyperlink>
    </w:p>
    <w:p w14:paraId="34CDA5BA" w14:textId="6A0EB6ED" w:rsidR="00BC601D" w:rsidRDefault="00EA54B8">
      <w:pPr>
        <w:pStyle w:val="TOC1"/>
        <w:rPr>
          <w:rFonts w:eastAsiaTheme="minorEastAsia"/>
          <w:noProof/>
        </w:rPr>
      </w:pPr>
      <w:hyperlink w:anchor="_Toc63272909" w:history="1">
        <w:r w:rsidR="00BC601D" w:rsidRPr="00547C3E">
          <w:rPr>
            <w:rStyle w:val="Hyperlink"/>
            <w:noProof/>
            <w:lang w:val="en-GB"/>
          </w:rPr>
          <w:t>7.</w:t>
        </w:r>
        <w:r w:rsidR="00BC601D">
          <w:rPr>
            <w:rFonts w:eastAsiaTheme="minorEastAsia"/>
            <w:noProof/>
          </w:rPr>
          <w:tab/>
        </w:r>
        <w:r w:rsidR="00BC601D" w:rsidRPr="00547C3E">
          <w:rPr>
            <w:rStyle w:val="Hyperlink"/>
            <w:noProof/>
            <w:lang w:val="en-GB"/>
          </w:rPr>
          <w:t>For Teachers</w:t>
        </w:r>
        <w:r w:rsidR="00BC601D">
          <w:rPr>
            <w:noProof/>
            <w:webHidden/>
          </w:rPr>
          <w:tab/>
        </w:r>
        <w:r w:rsidR="00BC601D">
          <w:rPr>
            <w:noProof/>
            <w:webHidden/>
          </w:rPr>
          <w:fldChar w:fldCharType="begin"/>
        </w:r>
        <w:r w:rsidR="00BC601D">
          <w:rPr>
            <w:noProof/>
            <w:webHidden/>
          </w:rPr>
          <w:instrText xml:space="preserve"> PAGEREF _Toc63272909 \h </w:instrText>
        </w:r>
        <w:r w:rsidR="00BC601D">
          <w:rPr>
            <w:noProof/>
            <w:webHidden/>
          </w:rPr>
        </w:r>
        <w:r w:rsidR="00BC601D">
          <w:rPr>
            <w:noProof/>
            <w:webHidden/>
          </w:rPr>
          <w:fldChar w:fldCharType="separate"/>
        </w:r>
        <w:r w:rsidR="00BC601D">
          <w:rPr>
            <w:noProof/>
            <w:webHidden/>
          </w:rPr>
          <w:t>15</w:t>
        </w:r>
        <w:r w:rsidR="00BC601D">
          <w:rPr>
            <w:noProof/>
            <w:webHidden/>
          </w:rPr>
          <w:fldChar w:fldCharType="end"/>
        </w:r>
      </w:hyperlink>
    </w:p>
    <w:p w14:paraId="505BB08E" w14:textId="3FC980C9" w:rsidR="00BC601D" w:rsidRDefault="00EA54B8">
      <w:pPr>
        <w:pStyle w:val="TOC2"/>
        <w:tabs>
          <w:tab w:val="left" w:pos="880"/>
          <w:tab w:val="right" w:leader="dot" w:pos="9350"/>
        </w:tabs>
        <w:rPr>
          <w:rFonts w:eastAsiaTheme="minorEastAsia"/>
          <w:noProof/>
        </w:rPr>
      </w:pPr>
      <w:hyperlink w:anchor="_Toc63272910" w:history="1">
        <w:r w:rsidR="00BC601D" w:rsidRPr="00547C3E">
          <w:rPr>
            <w:rStyle w:val="Hyperlink"/>
            <w:noProof/>
            <w:lang w:val="en-GB"/>
          </w:rPr>
          <w:t>7.1.</w:t>
        </w:r>
        <w:r w:rsidR="00BC601D">
          <w:rPr>
            <w:rFonts w:eastAsiaTheme="minorEastAsia"/>
            <w:noProof/>
          </w:rPr>
          <w:tab/>
        </w:r>
        <w:r w:rsidR="00BC601D" w:rsidRPr="00547C3E">
          <w:rPr>
            <w:rStyle w:val="Hyperlink"/>
            <w:noProof/>
            <w:lang w:val="en-GB"/>
          </w:rPr>
          <w:t>After the project</w:t>
        </w:r>
        <w:r w:rsidR="00BC601D">
          <w:rPr>
            <w:noProof/>
            <w:webHidden/>
          </w:rPr>
          <w:tab/>
        </w:r>
        <w:r w:rsidR="00BC601D">
          <w:rPr>
            <w:noProof/>
            <w:webHidden/>
          </w:rPr>
          <w:fldChar w:fldCharType="begin"/>
        </w:r>
        <w:r w:rsidR="00BC601D">
          <w:rPr>
            <w:noProof/>
            <w:webHidden/>
          </w:rPr>
          <w:instrText xml:space="preserve"> PAGEREF _Toc63272910 \h </w:instrText>
        </w:r>
        <w:r w:rsidR="00BC601D">
          <w:rPr>
            <w:noProof/>
            <w:webHidden/>
          </w:rPr>
        </w:r>
        <w:r w:rsidR="00BC601D">
          <w:rPr>
            <w:noProof/>
            <w:webHidden/>
          </w:rPr>
          <w:fldChar w:fldCharType="separate"/>
        </w:r>
        <w:r w:rsidR="00BC601D">
          <w:rPr>
            <w:noProof/>
            <w:webHidden/>
          </w:rPr>
          <w:t>15</w:t>
        </w:r>
        <w:r w:rsidR="00BC601D">
          <w:rPr>
            <w:noProof/>
            <w:webHidden/>
          </w:rPr>
          <w:fldChar w:fldCharType="end"/>
        </w:r>
      </w:hyperlink>
    </w:p>
    <w:p w14:paraId="68910536" w14:textId="5EE9E24B" w:rsidR="00BC601D" w:rsidRDefault="00EA54B8">
      <w:pPr>
        <w:pStyle w:val="TOC2"/>
        <w:tabs>
          <w:tab w:val="left" w:pos="880"/>
          <w:tab w:val="right" w:leader="dot" w:pos="9350"/>
        </w:tabs>
        <w:rPr>
          <w:rFonts w:eastAsiaTheme="minorEastAsia"/>
          <w:noProof/>
        </w:rPr>
      </w:pPr>
      <w:hyperlink w:anchor="_Toc63272911" w:history="1">
        <w:r w:rsidR="00BC601D" w:rsidRPr="00547C3E">
          <w:rPr>
            <w:rStyle w:val="Hyperlink"/>
            <w:noProof/>
            <w:lang w:val="en-GB"/>
          </w:rPr>
          <w:t>7.2.</w:t>
        </w:r>
        <w:r w:rsidR="00BC601D">
          <w:rPr>
            <w:rFonts w:eastAsiaTheme="minorEastAsia"/>
            <w:noProof/>
          </w:rPr>
          <w:tab/>
        </w:r>
        <w:r w:rsidR="00BC601D" w:rsidRPr="00547C3E">
          <w:rPr>
            <w:rStyle w:val="Hyperlink"/>
            <w:noProof/>
            <w:lang w:val="en-GB"/>
          </w:rPr>
          <w:t>Continuing a project</w:t>
        </w:r>
        <w:r w:rsidR="00BC601D">
          <w:rPr>
            <w:noProof/>
            <w:webHidden/>
          </w:rPr>
          <w:tab/>
        </w:r>
        <w:r w:rsidR="00BC601D">
          <w:rPr>
            <w:noProof/>
            <w:webHidden/>
          </w:rPr>
          <w:fldChar w:fldCharType="begin"/>
        </w:r>
        <w:r w:rsidR="00BC601D">
          <w:rPr>
            <w:noProof/>
            <w:webHidden/>
          </w:rPr>
          <w:instrText xml:space="preserve"> PAGEREF _Toc63272911 \h </w:instrText>
        </w:r>
        <w:r w:rsidR="00BC601D">
          <w:rPr>
            <w:noProof/>
            <w:webHidden/>
          </w:rPr>
        </w:r>
        <w:r w:rsidR="00BC601D">
          <w:rPr>
            <w:noProof/>
            <w:webHidden/>
          </w:rPr>
          <w:fldChar w:fldCharType="separate"/>
        </w:r>
        <w:r w:rsidR="00BC601D">
          <w:rPr>
            <w:noProof/>
            <w:webHidden/>
          </w:rPr>
          <w:t>15</w:t>
        </w:r>
        <w:r w:rsidR="00BC601D">
          <w:rPr>
            <w:noProof/>
            <w:webHidden/>
          </w:rPr>
          <w:fldChar w:fldCharType="end"/>
        </w:r>
      </w:hyperlink>
    </w:p>
    <w:p w14:paraId="1E81C95A" w14:textId="57E2A713" w:rsidR="00BC601D" w:rsidRDefault="00EA54B8">
      <w:pPr>
        <w:pStyle w:val="TOC2"/>
        <w:tabs>
          <w:tab w:val="left" w:pos="880"/>
          <w:tab w:val="right" w:leader="dot" w:pos="9350"/>
        </w:tabs>
        <w:rPr>
          <w:rFonts w:eastAsiaTheme="minorEastAsia"/>
          <w:noProof/>
        </w:rPr>
      </w:pPr>
      <w:hyperlink w:anchor="_Toc63272912" w:history="1">
        <w:r w:rsidR="00BC601D" w:rsidRPr="00547C3E">
          <w:rPr>
            <w:rStyle w:val="Hyperlink"/>
            <w:noProof/>
            <w:lang w:val="en-GB"/>
          </w:rPr>
          <w:t>7.3.</w:t>
        </w:r>
        <w:r w:rsidR="00BC601D">
          <w:rPr>
            <w:rFonts w:eastAsiaTheme="minorEastAsia"/>
            <w:noProof/>
          </w:rPr>
          <w:tab/>
        </w:r>
        <w:r w:rsidR="00BC601D" w:rsidRPr="00547C3E">
          <w:rPr>
            <w:rStyle w:val="Hyperlink"/>
            <w:noProof/>
            <w:lang w:val="en-GB"/>
          </w:rPr>
          <w:t>Discontinuing a project</w:t>
        </w:r>
        <w:r w:rsidR="00BC601D">
          <w:rPr>
            <w:noProof/>
            <w:webHidden/>
          </w:rPr>
          <w:tab/>
        </w:r>
        <w:r w:rsidR="00BC601D">
          <w:rPr>
            <w:noProof/>
            <w:webHidden/>
          </w:rPr>
          <w:fldChar w:fldCharType="begin"/>
        </w:r>
        <w:r w:rsidR="00BC601D">
          <w:rPr>
            <w:noProof/>
            <w:webHidden/>
          </w:rPr>
          <w:instrText xml:space="preserve"> PAGEREF _Toc63272912 \h </w:instrText>
        </w:r>
        <w:r w:rsidR="00BC601D">
          <w:rPr>
            <w:noProof/>
            <w:webHidden/>
          </w:rPr>
        </w:r>
        <w:r w:rsidR="00BC601D">
          <w:rPr>
            <w:noProof/>
            <w:webHidden/>
          </w:rPr>
          <w:fldChar w:fldCharType="separate"/>
        </w:r>
        <w:r w:rsidR="00BC601D">
          <w:rPr>
            <w:noProof/>
            <w:webHidden/>
          </w:rPr>
          <w:t>15</w:t>
        </w:r>
        <w:r w:rsidR="00BC601D">
          <w:rPr>
            <w:noProof/>
            <w:webHidden/>
          </w:rPr>
          <w:fldChar w:fldCharType="end"/>
        </w:r>
      </w:hyperlink>
    </w:p>
    <w:p w14:paraId="74164846" w14:textId="36B596D4" w:rsidR="00BC601D" w:rsidRDefault="00EA54B8">
      <w:pPr>
        <w:pStyle w:val="TOC1"/>
        <w:rPr>
          <w:rFonts w:eastAsiaTheme="minorEastAsia"/>
          <w:noProof/>
        </w:rPr>
      </w:pPr>
      <w:hyperlink w:anchor="_Toc63272913" w:history="1">
        <w:r w:rsidR="00BC601D" w:rsidRPr="00547C3E">
          <w:rPr>
            <w:rStyle w:val="Hyperlink"/>
            <w:noProof/>
            <w:lang w:val="en-GB"/>
          </w:rPr>
          <w:t>8.</w:t>
        </w:r>
        <w:r w:rsidR="00BC601D">
          <w:rPr>
            <w:rFonts w:eastAsiaTheme="minorEastAsia"/>
            <w:noProof/>
          </w:rPr>
          <w:tab/>
        </w:r>
        <w:r w:rsidR="00BC601D" w:rsidRPr="00547C3E">
          <w:rPr>
            <w:rStyle w:val="Hyperlink"/>
            <w:noProof/>
            <w:lang w:val="en-GB"/>
          </w:rPr>
          <w:t>Extra info</w:t>
        </w:r>
        <w:r w:rsidR="00BC601D">
          <w:rPr>
            <w:noProof/>
            <w:webHidden/>
          </w:rPr>
          <w:tab/>
        </w:r>
        <w:r w:rsidR="00BC601D">
          <w:rPr>
            <w:noProof/>
            <w:webHidden/>
          </w:rPr>
          <w:fldChar w:fldCharType="begin"/>
        </w:r>
        <w:r w:rsidR="00BC601D">
          <w:rPr>
            <w:noProof/>
            <w:webHidden/>
          </w:rPr>
          <w:instrText xml:space="preserve"> PAGEREF _Toc63272913 \h </w:instrText>
        </w:r>
        <w:r w:rsidR="00BC601D">
          <w:rPr>
            <w:noProof/>
            <w:webHidden/>
          </w:rPr>
        </w:r>
        <w:r w:rsidR="00BC601D">
          <w:rPr>
            <w:noProof/>
            <w:webHidden/>
          </w:rPr>
          <w:fldChar w:fldCharType="separate"/>
        </w:r>
        <w:r w:rsidR="00BC601D">
          <w:rPr>
            <w:noProof/>
            <w:webHidden/>
          </w:rPr>
          <w:t>15</w:t>
        </w:r>
        <w:r w:rsidR="00BC601D">
          <w:rPr>
            <w:noProof/>
            <w:webHidden/>
          </w:rPr>
          <w:fldChar w:fldCharType="end"/>
        </w:r>
      </w:hyperlink>
    </w:p>
    <w:p w14:paraId="15DFA9AE" w14:textId="6333DE46" w:rsidR="00BC601D" w:rsidRDefault="00EA54B8">
      <w:pPr>
        <w:pStyle w:val="TOC2"/>
        <w:tabs>
          <w:tab w:val="left" w:pos="880"/>
          <w:tab w:val="right" w:leader="dot" w:pos="9350"/>
        </w:tabs>
        <w:rPr>
          <w:rFonts w:eastAsiaTheme="minorEastAsia"/>
          <w:noProof/>
        </w:rPr>
      </w:pPr>
      <w:hyperlink w:anchor="_Toc63272914" w:history="1">
        <w:r w:rsidR="00BC601D" w:rsidRPr="00547C3E">
          <w:rPr>
            <w:rStyle w:val="Hyperlink"/>
            <w:noProof/>
            <w:lang w:val="en-GB"/>
          </w:rPr>
          <w:t>8.1.</w:t>
        </w:r>
        <w:r w:rsidR="00BC601D">
          <w:rPr>
            <w:rFonts w:eastAsiaTheme="minorEastAsia"/>
            <w:noProof/>
          </w:rPr>
          <w:tab/>
        </w:r>
        <w:r w:rsidR="00BC601D" w:rsidRPr="00547C3E">
          <w:rPr>
            <w:rStyle w:val="Hyperlink"/>
            <w:noProof/>
            <w:lang w:val="en-GB"/>
          </w:rPr>
          <w:t>Issue Templates</w:t>
        </w:r>
        <w:r w:rsidR="00BC601D">
          <w:rPr>
            <w:noProof/>
            <w:webHidden/>
          </w:rPr>
          <w:tab/>
        </w:r>
        <w:r w:rsidR="00BC601D">
          <w:rPr>
            <w:noProof/>
            <w:webHidden/>
          </w:rPr>
          <w:fldChar w:fldCharType="begin"/>
        </w:r>
        <w:r w:rsidR="00BC601D">
          <w:rPr>
            <w:noProof/>
            <w:webHidden/>
          </w:rPr>
          <w:instrText xml:space="preserve"> PAGEREF _Toc63272914 \h </w:instrText>
        </w:r>
        <w:r w:rsidR="00BC601D">
          <w:rPr>
            <w:noProof/>
            <w:webHidden/>
          </w:rPr>
        </w:r>
        <w:r w:rsidR="00BC601D">
          <w:rPr>
            <w:noProof/>
            <w:webHidden/>
          </w:rPr>
          <w:fldChar w:fldCharType="separate"/>
        </w:r>
        <w:r w:rsidR="00BC601D">
          <w:rPr>
            <w:noProof/>
            <w:webHidden/>
          </w:rPr>
          <w:t>15</w:t>
        </w:r>
        <w:r w:rsidR="00BC601D">
          <w:rPr>
            <w:noProof/>
            <w:webHidden/>
          </w:rPr>
          <w:fldChar w:fldCharType="end"/>
        </w:r>
      </w:hyperlink>
    </w:p>
    <w:p w14:paraId="407D429D" w14:textId="693BBB1B" w:rsidR="00BC601D" w:rsidRDefault="00EA54B8">
      <w:pPr>
        <w:pStyle w:val="TOC2"/>
        <w:tabs>
          <w:tab w:val="left" w:pos="880"/>
          <w:tab w:val="right" w:leader="dot" w:pos="9350"/>
        </w:tabs>
        <w:rPr>
          <w:rFonts w:eastAsiaTheme="minorEastAsia"/>
          <w:noProof/>
        </w:rPr>
      </w:pPr>
      <w:hyperlink w:anchor="_Toc63272915" w:history="1">
        <w:r w:rsidR="00BC601D" w:rsidRPr="00547C3E">
          <w:rPr>
            <w:rStyle w:val="Hyperlink"/>
            <w:noProof/>
            <w:lang w:val="en-GB"/>
          </w:rPr>
          <w:t>8.2.</w:t>
        </w:r>
        <w:r w:rsidR="00BC601D">
          <w:rPr>
            <w:rFonts w:eastAsiaTheme="minorEastAsia"/>
            <w:noProof/>
          </w:rPr>
          <w:tab/>
        </w:r>
        <w:r w:rsidR="00BC601D" w:rsidRPr="00547C3E">
          <w:rPr>
            <w:rStyle w:val="Hyperlink"/>
            <w:noProof/>
            <w:lang w:val="en-GB"/>
          </w:rPr>
          <w:t>Release Templates</w:t>
        </w:r>
        <w:r w:rsidR="00BC601D">
          <w:rPr>
            <w:noProof/>
            <w:webHidden/>
          </w:rPr>
          <w:tab/>
        </w:r>
        <w:r w:rsidR="00BC601D">
          <w:rPr>
            <w:noProof/>
            <w:webHidden/>
          </w:rPr>
          <w:fldChar w:fldCharType="begin"/>
        </w:r>
        <w:r w:rsidR="00BC601D">
          <w:rPr>
            <w:noProof/>
            <w:webHidden/>
          </w:rPr>
          <w:instrText xml:space="preserve"> PAGEREF _Toc63272915 \h </w:instrText>
        </w:r>
        <w:r w:rsidR="00BC601D">
          <w:rPr>
            <w:noProof/>
            <w:webHidden/>
          </w:rPr>
        </w:r>
        <w:r w:rsidR="00BC601D">
          <w:rPr>
            <w:noProof/>
            <w:webHidden/>
          </w:rPr>
          <w:fldChar w:fldCharType="separate"/>
        </w:r>
        <w:r w:rsidR="00BC601D">
          <w:rPr>
            <w:noProof/>
            <w:webHidden/>
          </w:rPr>
          <w:t>15</w:t>
        </w:r>
        <w:r w:rsidR="00BC601D">
          <w:rPr>
            <w:noProof/>
            <w:webHidden/>
          </w:rPr>
          <w:fldChar w:fldCharType="end"/>
        </w:r>
      </w:hyperlink>
    </w:p>
    <w:p w14:paraId="2071690A" w14:textId="323D3299" w:rsidR="00BC601D" w:rsidRDefault="00EA54B8">
      <w:pPr>
        <w:pStyle w:val="TOC2"/>
        <w:tabs>
          <w:tab w:val="left" w:pos="880"/>
          <w:tab w:val="right" w:leader="dot" w:pos="9350"/>
        </w:tabs>
        <w:rPr>
          <w:rFonts w:eastAsiaTheme="minorEastAsia"/>
          <w:noProof/>
        </w:rPr>
      </w:pPr>
      <w:hyperlink w:anchor="_Toc63272916" w:history="1">
        <w:r w:rsidR="00BC601D" w:rsidRPr="00547C3E">
          <w:rPr>
            <w:rStyle w:val="Hyperlink"/>
            <w:noProof/>
            <w:lang w:val="en-GB"/>
          </w:rPr>
          <w:t>8.3.</w:t>
        </w:r>
        <w:r w:rsidR="00BC601D">
          <w:rPr>
            <w:rFonts w:eastAsiaTheme="minorEastAsia"/>
            <w:noProof/>
          </w:rPr>
          <w:tab/>
        </w:r>
        <w:r w:rsidR="00BC601D" w:rsidRPr="00547C3E">
          <w:rPr>
            <w:rStyle w:val="Hyperlink"/>
            <w:noProof/>
            <w:lang w:val="en-GB"/>
          </w:rPr>
          <w:t>Git commands</w:t>
        </w:r>
        <w:r w:rsidR="00BC601D">
          <w:rPr>
            <w:noProof/>
            <w:webHidden/>
          </w:rPr>
          <w:tab/>
        </w:r>
        <w:r w:rsidR="00BC601D">
          <w:rPr>
            <w:noProof/>
            <w:webHidden/>
          </w:rPr>
          <w:fldChar w:fldCharType="begin"/>
        </w:r>
        <w:r w:rsidR="00BC601D">
          <w:rPr>
            <w:noProof/>
            <w:webHidden/>
          </w:rPr>
          <w:instrText xml:space="preserve"> PAGEREF _Toc63272916 \h </w:instrText>
        </w:r>
        <w:r w:rsidR="00BC601D">
          <w:rPr>
            <w:noProof/>
            <w:webHidden/>
          </w:rPr>
        </w:r>
        <w:r w:rsidR="00BC601D">
          <w:rPr>
            <w:noProof/>
            <w:webHidden/>
          </w:rPr>
          <w:fldChar w:fldCharType="separate"/>
        </w:r>
        <w:r w:rsidR="00BC601D">
          <w:rPr>
            <w:noProof/>
            <w:webHidden/>
          </w:rPr>
          <w:t>16</w:t>
        </w:r>
        <w:r w:rsidR="00BC601D">
          <w:rPr>
            <w:noProof/>
            <w:webHidden/>
          </w:rPr>
          <w:fldChar w:fldCharType="end"/>
        </w:r>
      </w:hyperlink>
    </w:p>
    <w:p w14:paraId="39D75C9B" w14:textId="61ED3510" w:rsidR="00BC601D" w:rsidRDefault="00EA54B8">
      <w:pPr>
        <w:pStyle w:val="TOC1"/>
        <w:rPr>
          <w:rFonts w:eastAsiaTheme="minorEastAsia"/>
          <w:noProof/>
        </w:rPr>
      </w:pPr>
      <w:hyperlink w:anchor="_Toc63272917" w:history="1">
        <w:r w:rsidR="00BC601D" w:rsidRPr="00547C3E">
          <w:rPr>
            <w:rStyle w:val="Hyperlink"/>
            <w:noProof/>
            <w:lang w:val="en-GB"/>
          </w:rPr>
          <w:t>9.</w:t>
        </w:r>
        <w:r w:rsidR="00BC601D">
          <w:rPr>
            <w:rFonts w:eastAsiaTheme="minorEastAsia"/>
            <w:noProof/>
          </w:rPr>
          <w:tab/>
        </w:r>
        <w:r w:rsidR="00BC601D" w:rsidRPr="00547C3E">
          <w:rPr>
            <w:rStyle w:val="Hyperlink"/>
            <w:noProof/>
            <w:lang w:val="en-GB"/>
          </w:rPr>
          <w:t>Appendix</w:t>
        </w:r>
        <w:r w:rsidR="00BC601D">
          <w:rPr>
            <w:noProof/>
            <w:webHidden/>
          </w:rPr>
          <w:tab/>
        </w:r>
        <w:r w:rsidR="00BC601D">
          <w:rPr>
            <w:noProof/>
            <w:webHidden/>
          </w:rPr>
          <w:fldChar w:fldCharType="begin"/>
        </w:r>
        <w:r w:rsidR="00BC601D">
          <w:rPr>
            <w:noProof/>
            <w:webHidden/>
          </w:rPr>
          <w:instrText xml:space="preserve"> PAGEREF _Toc63272917 \h </w:instrText>
        </w:r>
        <w:r w:rsidR="00BC601D">
          <w:rPr>
            <w:noProof/>
            <w:webHidden/>
          </w:rPr>
        </w:r>
        <w:r w:rsidR="00BC601D">
          <w:rPr>
            <w:noProof/>
            <w:webHidden/>
          </w:rPr>
          <w:fldChar w:fldCharType="separate"/>
        </w:r>
        <w:r w:rsidR="00BC601D">
          <w:rPr>
            <w:noProof/>
            <w:webHidden/>
          </w:rPr>
          <w:t>18</w:t>
        </w:r>
        <w:r w:rsidR="00BC601D">
          <w:rPr>
            <w:noProof/>
            <w:webHidden/>
          </w:rPr>
          <w:fldChar w:fldCharType="end"/>
        </w:r>
      </w:hyperlink>
    </w:p>
    <w:p w14:paraId="16087416" w14:textId="343CC19D" w:rsidR="00BC601D" w:rsidRDefault="00EA54B8">
      <w:pPr>
        <w:pStyle w:val="TOC2"/>
        <w:tabs>
          <w:tab w:val="left" w:pos="880"/>
          <w:tab w:val="right" w:leader="dot" w:pos="9350"/>
        </w:tabs>
        <w:rPr>
          <w:rFonts w:eastAsiaTheme="minorEastAsia"/>
          <w:noProof/>
        </w:rPr>
      </w:pPr>
      <w:hyperlink w:anchor="_Toc63272918" w:history="1">
        <w:r w:rsidR="00BC601D" w:rsidRPr="00547C3E">
          <w:rPr>
            <w:rStyle w:val="Hyperlink"/>
            <w:noProof/>
            <w:lang w:val="en-GB"/>
          </w:rPr>
          <w:t>9.1.</w:t>
        </w:r>
        <w:r w:rsidR="00BC601D">
          <w:rPr>
            <w:rFonts w:eastAsiaTheme="minorEastAsia"/>
            <w:noProof/>
          </w:rPr>
          <w:tab/>
        </w:r>
        <w:r w:rsidR="00BC601D" w:rsidRPr="00547C3E">
          <w:rPr>
            <w:rStyle w:val="Hyperlink"/>
            <w:noProof/>
            <w:lang w:val="en-GB"/>
          </w:rPr>
          <w:t>A. Installation</w:t>
        </w:r>
        <w:r w:rsidR="00BC601D">
          <w:rPr>
            <w:noProof/>
            <w:webHidden/>
          </w:rPr>
          <w:tab/>
        </w:r>
        <w:r w:rsidR="00BC601D">
          <w:rPr>
            <w:noProof/>
            <w:webHidden/>
          </w:rPr>
          <w:fldChar w:fldCharType="begin"/>
        </w:r>
        <w:r w:rsidR="00BC601D">
          <w:rPr>
            <w:noProof/>
            <w:webHidden/>
          </w:rPr>
          <w:instrText xml:space="preserve"> PAGEREF _Toc63272918 \h </w:instrText>
        </w:r>
        <w:r w:rsidR="00BC601D">
          <w:rPr>
            <w:noProof/>
            <w:webHidden/>
          </w:rPr>
        </w:r>
        <w:r w:rsidR="00BC601D">
          <w:rPr>
            <w:noProof/>
            <w:webHidden/>
          </w:rPr>
          <w:fldChar w:fldCharType="separate"/>
        </w:r>
        <w:r w:rsidR="00BC601D">
          <w:rPr>
            <w:noProof/>
            <w:webHidden/>
          </w:rPr>
          <w:t>18</w:t>
        </w:r>
        <w:r w:rsidR="00BC601D">
          <w:rPr>
            <w:noProof/>
            <w:webHidden/>
          </w:rPr>
          <w:fldChar w:fldCharType="end"/>
        </w:r>
      </w:hyperlink>
    </w:p>
    <w:p w14:paraId="5D5A384C" w14:textId="69A3156A" w:rsidR="00BC601D" w:rsidRDefault="00EA54B8">
      <w:pPr>
        <w:pStyle w:val="TOC1"/>
        <w:rPr>
          <w:rFonts w:eastAsiaTheme="minorEastAsia"/>
          <w:noProof/>
        </w:rPr>
      </w:pPr>
      <w:hyperlink w:anchor="_Toc63272919" w:history="1">
        <w:r w:rsidR="00BC601D" w:rsidRPr="00547C3E">
          <w:rPr>
            <w:rStyle w:val="Hyperlink"/>
            <w:noProof/>
            <w:lang w:val="en-GB"/>
          </w:rPr>
          <w:t>10.</w:t>
        </w:r>
        <w:r w:rsidR="00BC601D">
          <w:rPr>
            <w:rFonts w:eastAsiaTheme="minorEastAsia"/>
            <w:noProof/>
          </w:rPr>
          <w:tab/>
        </w:r>
        <w:r w:rsidR="00BC601D" w:rsidRPr="00547C3E">
          <w:rPr>
            <w:rStyle w:val="Hyperlink"/>
            <w:noProof/>
            <w:lang w:val="en-GB"/>
          </w:rPr>
          <w:t>Bibliography</w:t>
        </w:r>
        <w:r w:rsidR="00BC601D">
          <w:rPr>
            <w:noProof/>
            <w:webHidden/>
          </w:rPr>
          <w:tab/>
        </w:r>
        <w:r w:rsidR="00BC601D">
          <w:rPr>
            <w:noProof/>
            <w:webHidden/>
          </w:rPr>
          <w:fldChar w:fldCharType="begin"/>
        </w:r>
        <w:r w:rsidR="00BC601D">
          <w:rPr>
            <w:noProof/>
            <w:webHidden/>
          </w:rPr>
          <w:instrText xml:space="preserve"> PAGEREF _Toc63272919 \h </w:instrText>
        </w:r>
        <w:r w:rsidR="00BC601D">
          <w:rPr>
            <w:noProof/>
            <w:webHidden/>
          </w:rPr>
        </w:r>
        <w:r w:rsidR="00BC601D">
          <w:rPr>
            <w:noProof/>
            <w:webHidden/>
          </w:rPr>
          <w:fldChar w:fldCharType="separate"/>
        </w:r>
        <w:r w:rsidR="00BC601D">
          <w:rPr>
            <w:noProof/>
            <w:webHidden/>
          </w:rPr>
          <w:t>21</w:t>
        </w:r>
        <w:r w:rsidR="00BC601D">
          <w:rPr>
            <w:noProof/>
            <w:webHidden/>
          </w:rPr>
          <w:fldChar w:fldCharType="end"/>
        </w:r>
      </w:hyperlink>
    </w:p>
    <w:p w14:paraId="34811AB5" w14:textId="692EA050" w:rsidR="004B47C5" w:rsidRPr="00245C63" w:rsidRDefault="0097256D">
      <w:pPr>
        <w:rPr>
          <w:lang w:val="en-GB"/>
        </w:rPr>
      </w:pPr>
      <w:r w:rsidRPr="00245C63">
        <w:rPr>
          <w:highlight w:val="lightGray"/>
          <w:lang w:val="en-GB"/>
        </w:rPr>
        <w:fldChar w:fldCharType="end"/>
      </w:r>
      <w:r w:rsidR="004B47C5" w:rsidRPr="00245C63">
        <w:rPr>
          <w:highlight w:val="lightGray"/>
          <w:lang w:val="en-GB"/>
        </w:rPr>
        <w:br w:type="page"/>
      </w:r>
    </w:p>
    <w:p w14:paraId="396E556B" w14:textId="1461825E" w:rsidR="00391DAE" w:rsidRPr="00245C63" w:rsidRDefault="00683ACB" w:rsidP="00C12AD6">
      <w:pPr>
        <w:pStyle w:val="Heading1"/>
        <w:rPr>
          <w:lang w:val="en-GB"/>
        </w:rPr>
      </w:pPr>
      <w:bookmarkStart w:id="1" w:name="_Toc63272889"/>
      <w:r w:rsidRPr="00245C63">
        <w:rPr>
          <w:lang w:val="en-GB"/>
        </w:rPr>
        <w:lastRenderedPageBreak/>
        <w:t>Introduction</w:t>
      </w:r>
      <w:bookmarkEnd w:id="1"/>
    </w:p>
    <w:p w14:paraId="15AD7068" w14:textId="3CC4026A" w:rsidR="00342EBA" w:rsidRDefault="00A7509F" w:rsidP="004F26A9">
      <w:pPr>
        <w:rPr>
          <w:lang w:val="en-GB"/>
        </w:rPr>
        <w:pPrChange w:id="2" w:author="Kristian Snel" w:date="2021-02-08T22:06:00Z">
          <w:pPr>
            <w:jc w:val="both"/>
          </w:pPr>
        </w:pPrChange>
      </w:pPr>
      <w:r w:rsidRPr="00245C63">
        <w:rPr>
          <w:lang w:val="en-GB"/>
        </w:rPr>
        <w:t xml:space="preserve">GitHub is a platform for version control using Git. Besides that, GitHub can be a powerful tool for project management. </w:t>
      </w:r>
      <w:r w:rsidR="00011D85" w:rsidRPr="00245C63">
        <w:rPr>
          <w:lang w:val="en-GB"/>
        </w:rPr>
        <w:t>This manual is divided in two parts</w:t>
      </w:r>
      <w:r w:rsidR="006B19A0" w:rsidRPr="00245C63">
        <w:rPr>
          <w:lang w:val="en-GB"/>
        </w:rPr>
        <w:t>. T</w:t>
      </w:r>
      <w:r w:rsidR="00011D85" w:rsidRPr="00245C63">
        <w:rPr>
          <w:lang w:val="en-GB"/>
        </w:rPr>
        <w:t>he first part focusses on using GitHub as a project management tool</w:t>
      </w:r>
      <w:r w:rsidR="00674837">
        <w:rPr>
          <w:lang w:val="en-GB"/>
        </w:rPr>
        <w:t xml:space="preserve"> (Git</w:t>
      </w:r>
      <w:r w:rsidR="001C0C11">
        <w:rPr>
          <w:lang w:val="en-GB"/>
        </w:rPr>
        <w:t>Hub</w:t>
      </w:r>
      <w:r w:rsidR="00674837">
        <w:rPr>
          <w:lang w:val="en-GB"/>
        </w:rPr>
        <w:t xml:space="preserve"> Basic)</w:t>
      </w:r>
      <w:r w:rsidR="00011D85" w:rsidRPr="00245C63">
        <w:rPr>
          <w:lang w:val="en-GB"/>
        </w:rPr>
        <w:t xml:space="preserve">. The second part focusses on </w:t>
      </w:r>
      <w:r w:rsidR="00B51DC4" w:rsidRPr="00245C63">
        <w:rPr>
          <w:lang w:val="en-GB"/>
        </w:rPr>
        <w:t>how to use GitHub for version control using Git</w:t>
      </w:r>
      <w:r w:rsidR="001C0C11">
        <w:rPr>
          <w:lang w:val="en-GB"/>
        </w:rPr>
        <w:t xml:space="preserve"> (Git</w:t>
      </w:r>
      <w:r w:rsidR="001C167E">
        <w:rPr>
          <w:lang w:val="en-GB"/>
        </w:rPr>
        <w:t xml:space="preserve"> Technical)</w:t>
      </w:r>
      <w:r w:rsidR="00B51DC4" w:rsidRPr="00245C63">
        <w:rPr>
          <w:lang w:val="en-GB"/>
        </w:rPr>
        <w:t xml:space="preserve">. </w:t>
      </w:r>
      <w:del w:id="3" w:author="Kristian Snel" w:date="2021-02-08T21:16:00Z">
        <w:r w:rsidR="00B51DC4" w:rsidRPr="00245C63" w:rsidDel="00EB491A">
          <w:rPr>
            <w:lang w:val="en-GB"/>
          </w:rPr>
          <w:delText>This part</w:delText>
        </w:r>
      </w:del>
      <w:ins w:id="4" w:author="Kristian Snel" w:date="2021-02-08T21:16:00Z">
        <w:r w:rsidR="00EB491A">
          <w:rPr>
            <w:lang w:val="en-GB"/>
          </w:rPr>
          <w:t>The latter</w:t>
        </w:r>
      </w:ins>
      <w:r w:rsidR="00B51DC4" w:rsidRPr="00245C63">
        <w:rPr>
          <w:lang w:val="en-GB"/>
        </w:rPr>
        <w:t xml:space="preserve"> is optional. </w:t>
      </w:r>
      <w:r w:rsidR="002108B4" w:rsidRPr="00245C63">
        <w:rPr>
          <w:lang w:val="en-GB"/>
        </w:rPr>
        <w:t xml:space="preserve">This manual is relevant for all </w:t>
      </w:r>
      <w:del w:id="5" w:author="Kristian Snel" w:date="2021-02-08T21:17:00Z">
        <w:r w:rsidR="002108B4" w:rsidRPr="00245C63" w:rsidDel="004C4CFC">
          <w:rPr>
            <w:lang w:val="en-GB"/>
          </w:rPr>
          <w:delText xml:space="preserve">studies </w:delText>
        </w:r>
      </w:del>
      <w:ins w:id="6" w:author="Kristian Snel" w:date="2021-02-08T21:17:00Z">
        <w:r w:rsidR="004C4CFC">
          <w:rPr>
            <w:lang w:val="en-GB"/>
          </w:rPr>
          <w:t xml:space="preserve">Fontys programs </w:t>
        </w:r>
      </w:ins>
      <w:r w:rsidR="002108B4" w:rsidRPr="00245C63">
        <w:rPr>
          <w:lang w:val="en-GB"/>
        </w:rPr>
        <w:t xml:space="preserve">participating in the </w:t>
      </w:r>
      <w:del w:id="7" w:author="Kristian Snel" w:date="2021-02-08T21:17:00Z">
        <w:r w:rsidR="002108B4" w:rsidRPr="00245C63" w:rsidDel="004C4CFC">
          <w:rPr>
            <w:lang w:val="en-GB"/>
          </w:rPr>
          <w:delText xml:space="preserve">Fontys </w:delText>
        </w:r>
      </w:del>
      <w:r w:rsidR="002108B4" w:rsidRPr="00245C63">
        <w:rPr>
          <w:lang w:val="en-GB"/>
        </w:rPr>
        <w:t xml:space="preserve">EXPO projects. </w:t>
      </w:r>
    </w:p>
    <w:p w14:paraId="7E0BB69E" w14:textId="7F89C0F9" w:rsidR="00B848DB" w:rsidRPr="00245C63" w:rsidRDefault="00B848DB" w:rsidP="00B848DB">
      <w:pPr>
        <w:pStyle w:val="Heading3"/>
        <w:rPr>
          <w:rStyle w:val="IntenseEmphasis"/>
          <w:lang w:val="en-GB"/>
        </w:rPr>
      </w:pPr>
      <w:r>
        <w:rPr>
          <w:rStyle w:val="IntenseEmphasis"/>
          <w:lang w:val="en-GB"/>
        </w:rPr>
        <w:t>About Git</w:t>
      </w:r>
      <w:r w:rsidR="003518E3" w:rsidRPr="003518E3">
        <w:rPr>
          <w:lang w:val="en-GB"/>
        </w:rPr>
        <w:t xml:space="preserve"> </w:t>
      </w:r>
      <w:r w:rsidR="003518E3">
        <w:rPr>
          <w:lang w:val="en-GB"/>
        </w:rPr>
        <w:t>V</w:t>
      </w:r>
      <w:r w:rsidR="003518E3" w:rsidRPr="00245C63">
        <w:rPr>
          <w:lang w:val="en-GB"/>
        </w:rPr>
        <w:t xml:space="preserve">ersion </w:t>
      </w:r>
      <w:r w:rsidR="003518E3">
        <w:rPr>
          <w:lang w:val="en-GB"/>
        </w:rPr>
        <w:t>C</w:t>
      </w:r>
      <w:r w:rsidR="003518E3" w:rsidRPr="00245C63">
        <w:rPr>
          <w:lang w:val="en-GB"/>
        </w:rPr>
        <w:t>ontrol</w:t>
      </w:r>
    </w:p>
    <w:p w14:paraId="499D7109" w14:textId="32E9D9B6" w:rsidR="00E85BAA" w:rsidRPr="00245C63" w:rsidRDefault="00E85BAA" w:rsidP="004F26A9">
      <w:pPr>
        <w:rPr>
          <w:lang w:val="en-GB"/>
        </w:rPr>
      </w:pPr>
      <w:r w:rsidRPr="00245C63">
        <w:rPr>
          <w:lang w:val="en-GB"/>
        </w:rPr>
        <w:t>What is “</w:t>
      </w:r>
      <w:r w:rsidR="003518E3">
        <w:rPr>
          <w:lang w:val="en-GB"/>
        </w:rPr>
        <w:t xml:space="preserve">Git </w:t>
      </w:r>
      <w:r w:rsidR="00FE3EA4">
        <w:rPr>
          <w:lang w:val="en-GB"/>
        </w:rPr>
        <w:t>V</w:t>
      </w:r>
      <w:r w:rsidRPr="00245C63">
        <w:rPr>
          <w:lang w:val="en-GB"/>
        </w:rPr>
        <w:t xml:space="preserve">ersion </w:t>
      </w:r>
      <w:r w:rsidR="00FE3EA4">
        <w:rPr>
          <w:lang w:val="en-GB"/>
        </w:rPr>
        <w:t>C</w:t>
      </w:r>
      <w:r w:rsidRPr="00245C63">
        <w:rPr>
          <w:lang w:val="en-GB"/>
        </w:rPr>
        <w:t>ontrol”, and why should you care? Version control is a system that records changes to a file or set of files over time so that you can recover files to their historic versions. This helps with implementing new features and still allows you to look back at earlier concepts of your work. This can be helpful in case an addition to a certain module causes the system to fail and changes have to be reverted.</w:t>
      </w:r>
    </w:p>
    <w:p w14:paraId="6E024315" w14:textId="7ABF71C4" w:rsidR="00342EBA" w:rsidRPr="00245C63" w:rsidRDefault="00F64E79" w:rsidP="00342EBA">
      <w:pPr>
        <w:pStyle w:val="Heading3"/>
        <w:rPr>
          <w:rStyle w:val="IntenseEmphasis"/>
          <w:lang w:val="en-GB"/>
        </w:rPr>
      </w:pPr>
      <w:r w:rsidRPr="00245C63">
        <w:rPr>
          <w:rStyle w:val="IntenseEmphasis"/>
          <w:lang w:val="en-GB"/>
        </w:rPr>
        <w:t>About GitHub</w:t>
      </w:r>
    </w:p>
    <w:p w14:paraId="39C3FFD5" w14:textId="7D585DD9" w:rsidR="00F64E79" w:rsidRDefault="00B76396" w:rsidP="004F26A9">
      <w:pPr>
        <w:rPr>
          <w:lang w:val="en-GB"/>
        </w:rPr>
        <w:pPrChange w:id="8" w:author="Kristian Snel" w:date="2021-02-08T22:06:00Z">
          <w:pPr>
            <w:jc w:val="both"/>
          </w:pPr>
        </w:pPrChange>
      </w:pPr>
      <w:r w:rsidRPr="00245C63">
        <w:rPr>
          <w:rStyle w:val="IntenseEmphasis"/>
          <w:noProof/>
          <w:lang w:val="en-GB"/>
        </w:rPr>
        <w:drawing>
          <wp:anchor distT="0" distB="0" distL="114300" distR="114300" simplePos="0" relativeHeight="251702272" behindDoc="1" locked="0" layoutInCell="1" allowOverlap="1" wp14:anchorId="2BD050C3" wp14:editId="1AC41528">
            <wp:simplePos x="0" y="0"/>
            <wp:positionH relativeFrom="margin">
              <wp:posOffset>4918075</wp:posOffset>
            </wp:positionH>
            <wp:positionV relativeFrom="paragraph">
              <wp:posOffset>20320</wp:posOffset>
            </wp:positionV>
            <wp:extent cx="1005840" cy="565150"/>
            <wp:effectExtent l="19050" t="19050" r="22860" b="25400"/>
            <wp:wrapTight wrapText="bothSides">
              <wp:wrapPolygon edited="0">
                <wp:start x="-409" y="-728"/>
                <wp:lineTo x="-409" y="21843"/>
                <wp:lineTo x="21682" y="21843"/>
                <wp:lineTo x="21682" y="-728"/>
                <wp:lineTo x="-409" y="-728"/>
              </wp:wrapPolygon>
            </wp:wrapTight>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05840" cy="56515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F64E79" w:rsidRPr="00245C63">
        <w:rPr>
          <w:lang w:val="en-GB"/>
        </w:rPr>
        <w:t>GitHub is a</w:t>
      </w:r>
      <w:r w:rsidR="00011D85" w:rsidRPr="00245C63">
        <w:rPr>
          <w:lang w:val="en-GB"/>
        </w:rPr>
        <w:t xml:space="preserve"> platform for both Version Control using Git and project management. </w:t>
      </w:r>
      <w:r w:rsidRPr="00245C63">
        <w:rPr>
          <w:lang w:val="en-GB"/>
        </w:rPr>
        <w:t>While it is mainly used for software development, it is very useful for all developers/engineers</w:t>
      </w:r>
      <w:r w:rsidR="001D17D6" w:rsidRPr="00245C63">
        <w:rPr>
          <w:lang w:val="en-GB"/>
        </w:rPr>
        <w:t xml:space="preserve"> that use their computer as their computer as a development tool. As of January 2020, GitHub is hosts over 190 million projects</w:t>
      </w:r>
      <w:r w:rsidR="000A2FDE" w:rsidRPr="00245C63">
        <w:rPr>
          <w:lang w:val="en-GB"/>
        </w:rPr>
        <w:t xml:space="preserve"> </w:t>
      </w:r>
      <w:r w:rsidR="00C80F06" w:rsidRPr="00245C63">
        <w:rPr>
          <w:lang w:val="en-GB"/>
        </w:rPr>
        <w:t xml:space="preserve">(called repositories) </w:t>
      </w:r>
      <w:r w:rsidR="001D17D6" w:rsidRPr="00245C63">
        <w:rPr>
          <w:lang w:val="en-GB"/>
        </w:rPr>
        <w:t>and has over 40 million users.</w:t>
      </w:r>
      <w:r w:rsidR="00D7581C">
        <w:rPr>
          <w:lang w:val="en-GB"/>
        </w:rPr>
        <w:t xml:space="preserve"> </w:t>
      </w:r>
    </w:p>
    <w:p w14:paraId="7C4C58FB" w14:textId="77777777" w:rsidR="008C77B4" w:rsidRPr="00245C63" w:rsidRDefault="008C77B4" w:rsidP="001F21FD">
      <w:pPr>
        <w:jc w:val="both"/>
        <w:rPr>
          <w:lang w:val="en-GB"/>
        </w:rPr>
      </w:pPr>
    </w:p>
    <w:p w14:paraId="063010F3" w14:textId="77777777" w:rsidR="000A400B" w:rsidRPr="00245C63" w:rsidRDefault="000A400B" w:rsidP="000A400B">
      <w:pPr>
        <w:pStyle w:val="Heading3"/>
        <w:rPr>
          <w:moveTo w:id="9" w:author="Kristian Snel" w:date="2021-02-08T21:58:00Z"/>
          <w:rStyle w:val="IntenseEmphasis"/>
          <w:lang w:val="en-GB"/>
        </w:rPr>
      </w:pPr>
      <w:bookmarkStart w:id="10" w:name="_Toc61349886"/>
      <w:bookmarkStart w:id="11" w:name="_Toc63272890"/>
      <w:moveToRangeStart w:id="12" w:author="Kristian Snel" w:date="2021-02-08T21:58:00Z" w:name="move63713889"/>
      <w:moveTo w:id="13" w:author="Kristian Snel" w:date="2021-02-08T21:58:00Z">
        <w:r w:rsidRPr="00245C63">
          <w:rPr>
            <w:rStyle w:val="IntenseEmphasis"/>
            <w:lang w:val="en-GB"/>
          </w:rPr>
          <w:t>Department specific tips</w:t>
        </w:r>
      </w:moveTo>
    </w:p>
    <w:p w14:paraId="7D06F7F1" w14:textId="77777777" w:rsidR="000A400B" w:rsidRPr="00245C63" w:rsidRDefault="000A400B" w:rsidP="000A400B">
      <w:pPr>
        <w:rPr>
          <w:moveTo w:id="14" w:author="Kristian Snel" w:date="2021-02-08T21:58:00Z"/>
          <w:lang w:val="en-GB"/>
        </w:rPr>
      </w:pPr>
      <w:moveTo w:id="15" w:author="Kristian Snel" w:date="2021-02-08T21:58:00Z">
        <w:r w:rsidRPr="00245C63">
          <w:rPr>
            <w:noProof/>
            <w:lang w:val="en-GB" w:eastAsia="en-GB"/>
          </w:rPr>
          <w:drawing>
            <wp:anchor distT="0" distB="0" distL="114300" distR="114300" simplePos="0" relativeHeight="251712512" behindDoc="1" locked="0" layoutInCell="1" allowOverlap="1" wp14:anchorId="26285956" wp14:editId="74F7FF80">
              <wp:simplePos x="0" y="0"/>
              <wp:positionH relativeFrom="column">
                <wp:posOffset>2015783</wp:posOffset>
              </wp:positionH>
              <wp:positionV relativeFrom="paragraph">
                <wp:posOffset>218440</wp:posOffset>
              </wp:positionV>
              <wp:extent cx="4336415" cy="2977515"/>
              <wp:effectExtent l="0" t="0" r="6985" b="0"/>
              <wp:wrapTight wrapText="bothSides">
                <wp:wrapPolygon edited="0">
                  <wp:start x="0" y="0"/>
                  <wp:lineTo x="0" y="21420"/>
                  <wp:lineTo x="21540" y="21420"/>
                  <wp:lineTo x="21540"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Picture 309"/>
                      <pic:cNvPicPr/>
                    </pic:nvPicPr>
                    <pic:blipFill>
                      <a:blip r:embed="rId15">
                        <a:extLst>
                          <a:ext uri="{28A0092B-C50C-407E-A947-70E740481C1C}">
                            <a14:useLocalDpi xmlns:a14="http://schemas.microsoft.com/office/drawing/2010/main" val="0"/>
                          </a:ext>
                        </a:extLst>
                      </a:blip>
                      <a:stretch>
                        <a:fillRect/>
                      </a:stretch>
                    </pic:blipFill>
                    <pic:spPr>
                      <a:xfrm>
                        <a:off x="0" y="0"/>
                        <a:ext cx="4336415" cy="2977515"/>
                      </a:xfrm>
                      <a:prstGeom prst="rect">
                        <a:avLst/>
                      </a:prstGeom>
                    </pic:spPr>
                  </pic:pic>
                </a:graphicData>
              </a:graphic>
              <wp14:sizeRelH relativeFrom="margin">
                <wp14:pctWidth>0</wp14:pctWidth>
              </wp14:sizeRelH>
              <wp14:sizeRelV relativeFrom="margin">
                <wp14:pctHeight>0</wp14:pctHeight>
              </wp14:sizeRelV>
            </wp:anchor>
          </w:drawing>
        </w:r>
        <w:r w:rsidRPr="00245C63">
          <w:rPr>
            <w:lang w:val="en-GB"/>
          </w:rPr>
          <w:t>Git was originally intended for use with Software but is much more:</w:t>
        </w:r>
      </w:moveTo>
    </w:p>
    <w:p w14:paraId="0F62C533" w14:textId="77777777" w:rsidR="000A400B" w:rsidRPr="00245C63" w:rsidRDefault="000A400B" w:rsidP="000A400B">
      <w:pPr>
        <w:rPr>
          <w:moveTo w:id="16" w:author="Kristian Snel" w:date="2021-02-08T21:58:00Z"/>
          <w:lang w:val="en-GB"/>
        </w:rPr>
      </w:pPr>
      <w:moveTo w:id="17" w:author="Kristian Snel" w:date="2021-02-08T21:58:00Z">
        <w:r w:rsidRPr="00245C63">
          <w:rPr>
            <w:lang w:val="en-GB"/>
          </w:rPr>
          <w:t>Mechanical Engineering</w:t>
        </w:r>
      </w:moveTo>
    </w:p>
    <w:p w14:paraId="5B33F7B0" w14:textId="77777777" w:rsidR="000A400B" w:rsidRPr="00245C63" w:rsidRDefault="000A400B" w:rsidP="000A400B">
      <w:pPr>
        <w:rPr>
          <w:moveTo w:id="18" w:author="Kristian Snel" w:date="2021-02-08T21:58:00Z"/>
          <w:lang w:val="en-GB"/>
        </w:rPr>
      </w:pPr>
    </w:p>
    <w:p w14:paraId="73B203AF" w14:textId="77777777" w:rsidR="000A400B" w:rsidRPr="00245C63" w:rsidRDefault="000A400B" w:rsidP="000A400B">
      <w:pPr>
        <w:rPr>
          <w:moveTo w:id="19" w:author="Kristian Snel" w:date="2021-02-08T21:58:00Z"/>
          <w:lang w:val="en-GB"/>
        </w:rPr>
      </w:pPr>
    </w:p>
    <w:p w14:paraId="0F444E3B" w14:textId="77777777" w:rsidR="000A400B" w:rsidRPr="00245C63" w:rsidRDefault="000A400B" w:rsidP="000A400B">
      <w:pPr>
        <w:rPr>
          <w:moveTo w:id="20" w:author="Kristian Snel" w:date="2021-02-08T21:58:00Z"/>
          <w:lang w:val="en-GB"/>
        </w:rPr>
      </w:pPr>
      <w:moveTo w:id="21" w:author="Kristian Snel" w:date="2021-02-08T21:58:00Z">
        <w:r w:rsidRPr="00245C63">
          <w:rPr>
            <w:lang w:val="en-GB"/>
          </w:rPr>
          <w:br/>
          <w:t>Mechatronics engineering</w:t>
        </w:r>
      </w:moveTo>
    </w:p>
    <w:p w14:paraId="4A79F870" w14:textId="77777777" w:rsidR="000A400B" w:rsidRPr="00245C63" w:rsidRDefault="000A400B" w:rsidP="000A400B">
      <w:pPr>
        <w:rPr>
          <w:moveTo w:id="22" w:author="Kristian Snel" w:date="2021-02-08T21:58:00Z"/>
          <w:lang w:val="en-GB"/>
        </w:rPr>
      </w:pPr>
    </w:p>
    <w:p w14:paraId="443CB3B5" w14:textId="77777777" w:rsidR="000A400B" w:rsidRPr="00245C63" w:rsidRDefault="000A400B" w:rsidP="000A400B">
      <w:pPr>
        <w:rPr>
          <w:moveTo w:id="23" w:author="Kristian Snel" w:date="2021-02-08T21:58:00Z"/>
          <w:lang w:val="en-GB"/>
        </w:rPr>
      </w:pPr>
    </w:p>
    <w:p w14:paraId="67C70A7B" w14:textId="77777777" w:rsidR="000A400B" w:rsidRPr="00245C63" w:rsidRDefault="000A400B" w:rsidP="000A400B">
      <w:pPr>
        <w:rPr>
          <w:moveTo w:id="24" w:author="Kristian Snel" w:date="2021-02-08T21:58:00Z"/>
          <w:lang w:val="en-GB"/>
        </w:rPr>
      </w:pPr>
      <w:moveTo w:id="25" w:author="Kristian Snel" w:date="2021-02-08T21:58:00Z">
        <w:r w:rsidRPr="00245C63">
          <w:rPr>
            <w:lang w:val="en-GB"/>
          </w:rPr>
          <w:br/>
          <w:t>Electrical engineering</w:t>
        </w:r>
      </w:moveTo>
    </w:p>
    <w:p w14:paraId="59EA07D1" w14:textId="77777777" w:rsidR="000A400B" w:rsidRPr="00245C63" w:rsidRDefault="000A400B" w:rsidP="000A400B">
      <w:pPr>
        <w:rPr>
          <w:moveTo w:id="26" w:author="Kristian Snel" w:date="2021-02-08T21:58:00Z"/>
          <w:lang w:val="en-GB"/>
        </w:rPr>
      </w:pPr>
    </w:p>
    <w:p w14:paraId="023AD5CA" w14:textId="77777777" w:rsidR="000A400B" w:rsidRPr="009B4199" w:rsidRDefault="000A400B" w:rsidP="000A400B">
      <w:pPr>
        <w:rPr>
          <w:moveTo w:id="27" w:author="Kristian Snel" w:date="2021-02-08T21:58:00Z"/>
          <w:rFonts w:asciiTheme="majorHAnsi" w:eastAsiaTheme="majorEastAsia" w:hAnsiTheme="majorHAnsi" w:cstheme="majorBidi"/>
          <w:color w:val="2F5496" w:themeColor="accent1" w:themeShade="BF"/>
          <w:sz w:val="32"/>
          <w:szCs w:val="32"/>
          <w:lang w:val="en-GB"/>
        </w:rPr>
      </w:pPr>
    </w:p>
    <w:moveToRangeEnd w:id="12"/>
    <w:p w14:paraId="79EF5E67" w14:textId="40464C59" w:rsidR="00F64E79" w:rsidRDefault="00F64E79" w:rsidP="00F64E79">
      <w:pPr>
        <w:pStyle w:val="Heading1"/>
        <w:rPr>
          <w:lang w:val="en-GB"/>
        </w:rPr>
      </w:pPr>
      <w:r w:rsidRPr="00245C63">
        <w:rPr>
          <w:lang w:val="en-GB"/>
        </w:rPr>
        <w:lastRenderedPageBreak/>
        <w:t>GitHub Basic</w:t>
      </w:r>
      <w:bookmarkEnd w:id="10"/>
      <w:bookmarkEnd w:id="11"/>
    </w:p>
    <w:p w14:paraId="69A552E7" w14:textId="3417A91C" w:rsidR="00C465B3" w:rsidRDefault="00C465B3" w:rsidP="004F26A9">
      <w:pPr>
        <w:rPr>
          <w:lang w:val="en-GB"/>
        </w:rPr>
        <w:pPrChange w:id="28" w:author="Kristian Snel" w:date="2021-02-08T22:06:00Z">
          <w:pPr>
            <w:jc w:val="both"/>
          </w:pPr>
        </w:pPrChange>
      </w:pPr>
      <w:r w:rsidRPr="00245C63">
        <w:rPr>
          <w:lang w:val="en-GB"/>
        </w:rPr>
        <w:t xml:space="preserve">GitHub offers project management tools that can improve the workflow </w:t>
      </w:r>
      <w:ins w:id="29" w:author="Kristian Snel" w:date="2021-02-08T21:26:00Z">
        <w:r w:rsidR="004C4CFC">
          <w:rPr>
            <w:lang w:val="en-GB"/>
          </w:rPr>
          <w:t xml:space="preserve">of </w:t>
        </w:r>
      </w:ins>
      <w:del w:id="30" w:author="Kristian Snel" w:date="2021-02-08T21:26:00Z">
        <w:r w:rsidRPr="00245C63" w:rsidDel="004C4CFC">
          <w:rPr>
            <w:lang w:val="en-GB"/>
          </w:rPr>
          <w:delText xml:space="preserve">and </w:delText>
        </w:r>
      </w:del>
      <w:r w:rsidRPr="00245C63">
        <w:rPr>
          <w:lang w:val="en-GB"/>
        </w:rPr>
        <w:t xml:space="preserve">your project group. When working on a project, you (and your </w:t>
      </w:r>
      <w:del w:id="31" w:author="Kristian Snel" w:date="2021-02-08T21:49:00Z">
        <w:r w:rsidRPr="00245C63" w:rsidDel="00295B30">
          <w:rPr>
            <w:lang w:val="en-GB"/>
          </w:rPr>
          <w:delText>team</w:delText>
        </w:r>
      </w:del>
      <w:ins w:id="32" w:author="Kristian Snel" w:date="2021-02-08T21:49:00Z">
        <w:r w:rsidR="00295B30">
          <w:rPr>
            <w:lang w:val="en-GB"/>
          </w:rPr>
          <w:t>group</w:t>
        </w:r>
      </w:ins>
      <w:r w:rsidRPr="00245C63">
        <w:rPr>
          <w:lang w:val="en-GB"/>
        </w:rPr>
        <w:t xml:space="preserve">) first divide the project into smaller tasks. You create a GitHub Issue for all these tasks. A GitHub Issue is like a forum post for a project task. In this Issue, group members may share information, problems and ideas related to the topic </w:t>
      </w:r>
      <w:proofErr w:type="spellStart"/>
      <w:r w:rsidRPr="00245C63">
        <w:rPr>
          <w:lang w:val="en-GB"/>
        </w:rPr>
        <w:t>an</w:t>
      </w:r>
      <w:ins w:id="33" w:author="Kristian Snel" w:date="2021-02-08T21:27:00Z">
        <w:r w:rsidR="004C4CFC">
          <w:rPr>
            <w:lang w:val="en-GB"/>
          </w:rPr>
          <w:t>snsn</w:t>
        </w:r>
      </w:ins>
      <w:r w:rsidRPr="00245C63">
        <w:rPr>
          <w:lang w:val="en-GB"/>
        </w:rPr>
        <w:t>d</w:t>
      </w:r>
      <w:proofErr w:type="spellEnd"/>
      <w:r w:rsidRPr="00245C63">
        <w:rPr>
          <w:lang w:val="en-GB"/>
        </w:rPr>
        <w:t xml:space="preserve"> discuss it with other members. When the task is finished, the Issue can be closed and all information about that task will be archived. To create a better overview, Issues can be labelled (i.e., Electrical/Mechanical/Mechatronics or Bug/Enhancement). Issues can also be assigned to project members, linked to a milestone,</w:t>
      </w:r>
      <w:r>
        <w:rPr>
          <w:lang w:val="en-GB"/>
        </w:rPr>
        <w:t xml:space="preserve"> and/or </w:t>
      </w:r>
      <w:r w:rsidRPr="00245C63">
        <w:rPr>
          <w:lang w:val="en-GB"/>
        </w:rPr>
        <w:t>linked to a project.</w:t>
      </w:r>
    </w:p>
    <w:p w14:paraId="066A5192" w14:textId="76BAF20B" w:rsidR="00C465B3" w:rsidRPr="00245C63" w:rsidRDefault="00C465B3" w:rsidP="004F26A9">
      <w:pPr>
        <w:rPr>
          <w:lang w:val="en-GB"/>
        </w:rPr>
        <w:pPrChange w:id="34" w:author="Kristian Snel" w:date="2021-02-08T22:06:00Z">
          <w:pPr>
            <w:jc w:val="both"/>
          </w:pPr>
        </w:pPrChange>
      </w:pPr>
      <w:r w:rsidRPr="00245C63">
        <w:rPr>
          <w:lang w:val="en-GB"/>
        </w:rPr>
        <w:t xml:space="preserve">When an Issue is assigned to a project, it appears on the project’s GitHub Project Board. A default Project Board will show three </w:t>
      </w:r>
      <w:r>
        <w:rPr>
          <w:lang w:val="en-GB"/>
        </w:rPr>
        <w:t>columns</w:t>
      </w:r>
      <w:r w:rsidRPr="00245C63">
        <w:rPr>
          <w:lang w:val="en-GB"/>
        </w:rPr>
        <w:t xml:space="preserve">: “To </w:t>
      </w:r>
      <w:r w:rsidR="00E33924">
        <w:rPr>
          <w:lang w:val="en-GB"/>
        </w:rPr>
        <w:t>D</w:t>
      </w:r>
      <w:r w:rsidRPr="00245C63">
        <w:rPr>
          <w:lang w:val="en-GB"/>
        </w:rPr>
        <w:t xml:space="preserve">o”, “In Progress” and “Done”. An Issue that is linked to the project, will automatically appear in the “To Do” </w:t>
      </w:r>
      <w:r>
        <w:rPr>
          <w:lang w:val="en-GB"/>
        </w:rPr>
        <w:t>columns</w:t>
      </w:r>
      <w:r w:rsidRPr="00245C63">
        <w:rPr>
          <w:lang w:val="en-GB"/>
        </w:rPr>
        <w:t xml:space="preserve">. And Issues that are closed will automatically move to the “Done” list. </w:t>
      </w:r>
      <w:r>
        <w:rPr>
          <w:lang w:val="en-GB"/>
        </w:rPr>
        <w:t xml:space="preserve">When somebody starts working on a task, it will drag-n-drop the Issue to the “In Progress” column. This creates a good overview for the entire </w:t>
      </w:r>
      <w:del w:id="35" w:author="Kristian Snel" w:date="2021-02-08T21:49:00Z">
        <w:r w:rsidDel="00295B30">
          <w:rPr>
            <w:lang w:val="en-GB"/>
          </w:rPr>
          <w:delText xml:space="preserve">team </w:delText>
        </w:r>
      </w:del>
      <w:ins w:id="36" w:author="Kristian Snel" w:date="2021-02-08T21:49:00Z">
        <w:r w:rsidR="00295B30">
          <w:rPr>
            <w:lang w:val="en-GB"/>
          </w:rPr>
          <w:t xml:space="preserve">group </w:t>
        </w:r>
      </w:ins>
      <w:r>
        <w:rPr>
          <w:lang w:val="en-GB"/>
        </w:rPr>
        <w:t xml:space="preserve">(and supervisors) to what tasks are being worked on, what is done and what still left to-do. By </w:t>
      </w:r>
      <w:del w:id="37" w:author="Kristian Snel" w:date="2021-02-08T21:26:00Z">
        <w:r w:rsidDel="004C4CFC">
          <w:rPr>
            <w:lang w:val="en-GB"/>
          </w:rPr>
          <w:delText xml:space="preserve">pressing </w:delText>
        </w:r>
      </w:del>
      <w:ins w:id="38" w:author="Kristian Snel" w:date="2021-02-08T21:26:00Z">
        <w:r w:rsidR="004C4CFC">
          <w:rPr>
            <w:lang w:val="en-GB"/>
          </w:rPr>
          <w:t xml:space="preserve">clicking </w:t>
        </w:r>
      </w:ins>
      <w:r>
        <w:rPr>
          <w:lang w:val="en-GB"/>
        </w:rPr>
        <w:t xml:space="preserve">on the issue, itself, a </w:t>
      </w:r>
      <w:del w:id="39" w:author="Kristian Snel" w:date="2021-02-08T21:49:00Z">
        <w:r w:rsidDel="00295B30">
          <w:rPr>
            <w:lang w:val="en-GB"/>
          </w:rPr>
          <w:delText xml:space="preserve">team </w:delText>
        </w:r>
      </w:del>
      <w:ins w:id="40" w:author="Kristian Snel" w:date="2021-02-08T21:49:00Z">
        <w:r w:rsidR="00295B30">
          <w:rPr>
            <w:lang w:val="en-GB"/>
          </w:rPr>
          <w:t xml:space="preserve">group </w:t>
        </w:r>
      </w:ins>
      <w:r>
        <w:rPr>
          <w:lang w:val="en-GB"/>
        </w:rPr>
        <w:t>member can see more information about the problem itself and participate in the discussion.</w:t>
      </w:r>
    </w:p>
    <w:p w14:paraId="63EBD709" w14:textId="520899CC" w:rsidR="00C465B3" w:rsidRPr="00C465B3" w:rsidRDefault="00E57587" w:rsidP="004F26A9">
      <w:pPr>
        <w:rPr>
          <w:lang w:val="en-GB"/>
        </w:rPr>
        <w:pPrChange w:id="41" w:author="Kristian Snel" w:date="2021-02-08T22:06:00Z">
          <w:pPr>
            <w:jc w:val="both"/>
          </w:pPr>
        </w:pPrChange>
      </w:pPr>
      <w:ins w:id="42" w:author="Kristian Snel" w:date="2021-02-08T21:30:00Z">
        <w:r>
          <w:rPr>
            <w:lang w:val="en-GB"/>
          </w:rPr>
          <w:t xml:space="preserve">How to create Issues, working with the </w:t>
        </w:r>
      </w:ins>
      <w:ins w:id="43" w:author="Kristian Snel" w:date="2021-02-08T21:31:00Z">
        <w:r>
          <w:rPr>
            <w:lang w:val="en-GB"/>
          </w:rPr>
          <w:t>P</w:t>
        </w:r>
      </w:ins>
      <w:ins w:id="44" w:author="Kristian Snel" w:date="2021-02-08T21:30:00Z">
        <w:r>
          <w:rPr>
            <w:lang w:val="en-GB"/>
          </w:rPr>
          <w:t xml:space="preserve">roject </w:t>
        </w:r>
      </w:ins>
      <w:ins w:id="45" w:author="Kristian Snel" w:date="2021-02-08T21:31:00Z">
        <w:r>
          <w:rPr>
            <w:lang w:val="en-GB"/>
          </w:rPr>
          <w:t>B</w:t>
        </w:r>
      </w:ins>
      <w:ins w:id="46" w:author="Kristian Snel" w:date="2021-02-08T21:30:00Z">
        <w:r>
          <w:rPr>
            <w:lang w:val="en-GB"/>
          </w:rPr>
          <w:t>oard and what structure/workflow to use will be discussed later.</w:t>
        </w:r>
      </w:ins>
      <w:del w:id="47" w:author="Kristian Snel" w:date="2021-02-08T21:30:00Z">
        <w:r w:rsidR="00C465B3" w:rsidDel="00E57587">
          <w:rPr>
            <w:lang w:val="en-GB"/>
          </w:rPr>
          <w:delText>Later in this manual, we go in more depth on how to create Issues and Project Boards and what structures/workflows to follow. But f</w:delText>
        </w:r>
      </w:del>
      <w:ins w:id="48" w:author="Kristian Snel" w:date="2021-02-08T21:30:00Z">
        <w:r>
          <w:rPr>
            <w:lang w:val="en-GB"/>
          </w:rPr>
          <w:t xml:space="preserve"> F</w:t>
        </w:r>
      </w:ins>
      <w:r w:rsidR="00C465B3">
        <w:rPr>
          <w:lang w:val="en-GB"/>
        </w:rPr>
        <w:t xml:space="preserve">irst, </w:t>
      </w:r>
      <w:del w:id="49" w:author="Kristian Snel" w:date="2021-02-08T21:31:00Z">
        <w:r w:rsidR="00C465B3" w:rsidDel="00E57587">
          <w:rPr>
            <w:lang w:val="en-GB"/>
          </w:rPr>
          <w:delText>it is important know how</w:delText>
        </w:r>
      </w:del>
      <w:ins w:id="50" w:author="Kristian Snel" w:date="2021-02-08T21:31:00Z">
        <w:r>
          <w:rPr>
            <w:lang w:val="en-GB"/>
          </w:rPr>
          <w:t>Let</w:t>
        </w:r>
      </w:ins>
      <w:ins w:id="51" w:author="Kristian Snel" w:date="2021-02-08T21:32:00Z">
        <w:r>
          <w:rPr>
            <w:lang w:val="en-GB"/>
          </w:rPr>
          <w:t>’s</w:t>
        </w:r>
      </w:ins>
      <w:del w:id="52" w:author="Kristian Snel" w:date="2021-02-08T21:31:00Z">
        <w:r w:rsidR="00C465B3" w:rsidDel="00E57587">
          <w:rPr>
            <w:lang w:val="en-GB"/>
          </w:rPr>
          <w:delText xml:space="preserve"> to</w:delText>
        </w:r>
      </w:del>
      <w:r w:rsidR="00C465B3">
        <w:rPr>
          <w:lang w:val="en-GB"/>
        </w:rPr>
        <w:t xml:space="preserve"> create a GitHub account and create </w:t>
      </w:r>
      <w:ins w:id="53" w:author="Kristian Snel" w:date="2021-02-08T21:32:00Z">
        <w:r>
          <w:rPr>
            <w:lang w:val="en-GB"/>
          </w:rPr>
          <w:t>y</w:t>
        </w:r>
      </w:ins>
      <w:ins w:id="54" w:author="Kristian Snel" w:date="2021-02-08T21:31:00Z">
        <w:r>
          <w:rPr>
            <w:lang w:val="en-GB"/>
          </w:rPr>
          <w:t>our first</w:t>
        </w:r>
      </w:ins>
      <w:del w:id="55" w:author="Kristian Snel" w:date="2021-02-08T21:31:00Z">
        <w:r w:rsidR="00C465B3" w:rsidDel="00E57587">
          <w:rPr>
            <w:lang w:val="en-GB"/>
          </w:rPr>
          <w:delText>a</w:delText>
        </w:r>
      </w:del>
      <w:r w:rsidR="00C465B3">
        <w:rPr>
          <w:lang w:val="en-GB"/>
        </w:rPr>
        <w:t xml:space="preserve"> repository.</w:t>
      </w:r>
    </w:p>
    <w:p w14:paraId="779B0051" w14:textId="77777777" w:rsidR="0083307B" w:rsidRDefault="0083307B" w:rsidP="00F64E79">
      <w:pPr>
        <w:pStyle w:val="Heading2"/>
        <w:rPr>
          <w:lang w:val="en-GB"/>
        </w:rPr>
      </w:pPr>
      <w:bookmarkStart w:id="56" w:name="_Toc63272891"/>
      <w:r>
        <w:rPr>
          <w:lang w:val="en-GB"/>
        </w:rPr>
        <w:t>Setup GitHub</w:t>
      </w:r>
      <w:bookmarkEnd w:id="56"/>
    </w:p>
    <w:p w14:paraId="6F059671" w14:textId="0142B80A" w:rsidR="00F64E79" w:rsidRPr="00245C63" w:rsidRDefault="00AE70D7" w:rsidP="003E3206">
      <w:pPr>
        <w:pStyle w:val="Heading3"/>
        <w:rPr>
          <w:lang w:val="en-GB"/>
        </w:rPr>
      </w:pPr>
      <w:r>
        <w:rPr>
          <w:lang w:val="en-GB"/>
        </w:rPr>
        <w:t>Create a GitHub ac</w:t>
      </w:r>
      <w:r w:rsidR="003B3230">
        <w:rPr>
          <w:lang w:val="en-GB"/>
        </w:rPr>
        <w:t>c</w:t>
      </w:r>
      <w:r>
        <w:rPr>
          <w:lang w:val="en-GB"/>
        </w:rPr>
        <w:t>ount</w:t>
      </w:r>
    </w:p>
    <w:p w14:paraId="1A5AB654" w14:textId="6BFF2BF3" w:rsidR="00F64E79" w:rsidRPr="00245C63" w:rsidRDefault="00F64E79" w:rsidP="004F26A9">
      <w:pPr>
        <w:rPr>
          <w:lang w:val="en-GB"/>
        </w:rPr>
      </w:pPr>
      <w:del w:id="57" w:author="Kristian Snel" w:date="2021-02-08T21:32:00Z">
        <w:r w:rsidRPr="00245C63" w:rsidDel="00E57587">
          <w:rPr>
            <w:lang w:val="en-GB"/>
          </w:rPr>
          <w:delText>The first step is t</w:delText>
        </w:r>
      </w:del>
      <w:ins w:id="58" w:author="Kristian Snel" w:date="2021-02-08T21:32:00Z">
        <w:r w:rsidR="00E57587">
          <w:rPr>
            <w:lang w:val="en-GB"/>
          </w:rPr>
          <w:t>T</w:t>
        </w:r>
      </w:ins>
      <w:r w:rsidRPr="00245C63">
        <w:rPr>
          <w:lang w:val="en-GB"/>
        </w:rPr>
        <w:t xml:space="preserve">o create a GitHub account. Go to </w:t>
      </w:r>
      <w:hyperlink r:id="rId16" w:history="1">
        <w:r w:rsidRPr="00245C63">
          <w:rPr>
            <w:rStyle w:val="Hyperlink"/>
            <w:lang w:val="en-GB"/>
          </w:rPr>
          <w:t>https://GitHub.com/</w:t>
        </w:r>
      </w:hyperlink>
      <w:r w:rsidRPr="00245C63">
        <w:rPr>
          <w:lang w:val="en-GB"/>
        </w:rPr>
        <w:t xml:space="preserve"> and press “Sign Up” in the right top corner. Enter your email, username, password and solve the puzzle.</w:t>
      </w:r>
    </w:p>
    <w:p w14:paraId="25118597" w14:textId="77777777" w:rsidR="00F64E79" w:rsidRPr="00245C63" w:rsidRDefault="00F64E79" w:rsidP="003E3206">
      <w:pPr>
        <w:pStyle w:val="Heading3"/>
        <w:rPr>
          <w:lang w:val="en-GB"/>
        </w:rPr>
      </w:pPr>
      <w:bookmarkStart w:id="59" w:name="_Toc61349889"/>
      <w:r w:rsidRPr="00245C63">
        <w:rPr>
          <w:rStyle w:val="Emphasis"/>
          <w:lang w:val="en-GB"/>
        </w:rPr>
        <w:t>Optional: activate GitHub</w:t>
      </w:r>
      <w:r w:rsidRPr="00245C63">
        <w:rPr>
          <w:lang w:val="en-GB"/>
        </w:rPr>
        <w:t xml:space="preserve"> education pack for free!</w:t>
      </w:r>
      <w:bookmarkEnd w:id="59"/>
    </w:p>
    <w:p w14:paraId="2C3EB9DD" w14:textId="5F573C1F" w:rsidR="00F64E79" w:rsidRPr="00245C63" w:rsidRDefault="00F64E79" w:rsidP="004F26A9">
      <w:pPr>
        <w:rPr>
          <w:lang w:val="en-GB"/>
        </w:rPr>
        <w:pPrChange w:id="60" w:author="Kristian Snel" w:date="2021-02-08T22:06:00Z">
          <w:pPr>
            <w:jc w:val="both"/>
          </w:pPr>
        </w:pPrChange>
      </w:pPr>
      <w:r w:rsidRPr="00245C63">
        <w:rPr>
          <w:lang w:val="en-GB"/>
        </w:rPr>
        <w:t xml:space="preserve">One of the benefits of being a student with GitHub is that </w:t>
      </w:r>
      <w:del w:id="61" w:author="Kristian Snel" w:date="2021-02-08T21:38:00Z">
        <w:r w:rsidRPr="00245C63" w:rsidDel="000C2388">
          <w:rPr>
            <w:lang w:val="en-GB"/>
          </w:rPr>
          <w:delText xml:space="preserve">can </w:delText>
        </w:r>
      </w:del>
      <w:ins w:id="62" w:author="Kristian Snel" w:date="2021-02-08T21:38:00Z">
        <w:r w:rsidR="000C2388">
          <w:rPr>
            <w:lang w:val="en-GB"/>
          </w:rPr>
          <w:t>you</w:t>
        </w:r>
        <w:r w:rsidR="000C2388" w:rsidRPr="00245C63">
          <w:rPr>
            <w:lang w:val="en-GB"/>
          </w:rPr>
          <w:t xml:space="preserve"> </w:t>
        </w:r>
      </w:ins>
      <w:r w:rsidRPr="00245C63">
        <w:rPr>
          <w:lang w:val="en-GB"/>
        </w:rPr>
        <w:t>get</w:t>
      </w:r>
      <w:ins w:id="63" w:author="Kristian Snel" w:date="2021-02-08T21:38:00Z">
        <w:r w:rsidR="000C2388">
          <w:rPr>
            <w:lang w:val="en-GB"/>
          </w:rPr>
          <w:t xml:space="preserve"> </w:t>
        </w:r>
      </w:ins>
      <w:del w:id="64" w:author="Kristian Snel" w:date="2021-02-08T21:38:00Z">
        <w:r w:rsidRPr="00245C63" w:rsidDel="000C2388">
          <w:rPr>
            <w:lang w:val="en-GB"/>
          </w:rPr>
          <w:delText xml:space="preserve"> </w:delText>
        </w:r>
      </w:del>
      <w:r w:rsidRPr="00245C63">
        <w:rPr>
          <w:lang w:val="en-GB"/>
        </w:rPr>
        <w:t xml:space="preserve">software tools for free. You can sign-up via </w:t>
      </w:r>
      <w:r w:rsidR="00EA54B8">
        <w:fldChar w:fldCharType="begin"/>
      </w:r>
      <w:r w:rsidR="00EA54B8">
        <w:instrText xml:space="preserve"> HYPERLINK "https://education.github.com/pack" </w:instrText>
      </w:r>
      <w:r w:rsidR="00EA54B8">
        <w:fldChar w:fldCharType="separate"/>
      </w:r>
      <w:r w:rsidRPr="00245C63">
        <w:rPr>
          <w:rStyle w:val="Hyperlink"/>
          <w:lang w:val="en-GB"/>
        </w:rPr>
        <w:t>https://education.GitHub.com/pack</w:t>
      </w:r>
      <w:r w:rsidR="00EA54B8">
        <w:rPr>
          <w:rStyle w:val="Hyperlink"/>
          <w:lang w:val="en-GB"/>
        </w:rPr>
        <w:fldChar w:fldCharType="end"/>
      </w:r>
      <w:r w:rsidRPr="00245C63">
        <w:rPr>
          <w:lang w:val="en-GB"/>
        </w:rPr>
        <w:t>. One of the primary perks is GitHub pro, which allows you to add more people to a private repository (free GitHub only allows up to three collaborators).</w:t>
      </w:r>
    </w:p>
    <w:p w14:paraId="5DDC73A7" w14:textId="778451A8" w:rsidR="00F64E79" w:rsidRPr="00FB1494" w:rsidRDefault="00F64E79" w:rsidP="00AE1243">
      <w:pPr>
        <w:pStyle w:val="Heading3"/>
        <w:rPr>
          <w:lang w:val="en-GB"/>
        </w:rPr>
      </w:pPr>
      <w:bookmarkStart w:id="65" w:name="_Toc61349890"/>
      <w:r w:rsidRPr="00245C63">
        <w:rPr>
          <w:lang w:val="en-GB"/>
        </w:rPr>
        <w:t>Create a repository</w:t>
      </w:r>
      <w:bookmarkEnd w:id="65"/>
    </w:p>
    <w:p w14:paraId="6D4DB5E4" w14:textId="5C35BB0E" w:rsidR="00F64E79" w:rsidRPr="00245C63" w:rsidRDefault="00F64E79" w:rsidP="004F26A9">
      <w:pPr>
        <w:rPr>
          <w:lang w:val="en-GB"/>
        </w:rPr>
        <w:pPrChange w:id="66" w:author="Kristian Snel" w:date="2021-02-08T22:06:00Z">
          <w:pPr>
            <w:jc w:val="both"/>
          </w:pPr>
        </w:pPrChange>
      </w:pPr>
      <w:r w:rsidRPr="00245C63">
        <w:rPr>
          <w:lang w:val="en-GB"/>
        </w:rPr>
        <w:t xml:space="preserve">The next step is to create a repository. A repository is a </w:t>
      </w:r>
      <w:r w:rsidR="00335E85" w:rsidRPr="00245C63">
        <w:rPr>
          <w:lang w:val="en-GB"/>
        </w:rPr>
        <w:t>version-controlled</w:t>
      </w:r>
      <w:r w:rsidRPr="00245C63">
        <w:rPr>
          <w:lang w:val="en-GB"/>
        </w:rPr>
        <w:t xml:space="preserve"> project folder, but this is used for now. GitHub offers a lot of project management tools with a repository. Things like projects boards, issue pages and </w:t>
      </w:r>
      <w:r w:rsidR="00335E85" w:rsidRPr="00245C63">
        <w:rPr>
          <w:lang w:val="en-GB"/>
        </w:rPr>
        <w:t>wikis</w:t>
      </w:r>
      <w:r w:rsidRPr="00245C63">
        <w:rPr>
          <w:lang w:val="en-GB"/>
        </w:rPr>
        <w:t xml:space="preserve">. </w:t>
      </w:r>
    </w:p>
    <w:p w14:paraId="36BC9935" w14:textId="0F5FBD7A" w:rsidR="00277F9A" w:rsidRDefault="00277F9A" w:rsidP="00277F9A">
      <w:pPr>
        <w:jc w:val="center"/>
        <w:rPr>
          <w:ins w:id="67" w:author="Kristian Snel" w:date="2021-02-08T22:10:00Z"/>
          <w:lang w:val="en-GB"/>
        </w:rPr>
        <w:pPrChange w:id="68" w:author="Kristian Snel" w:date="2021-02-08T22:10:00Z">
          <w:pPr/>
        </w:pPrChange>
      </w:pPr>
      <w:bookmarkStart w:id="69" w:name="_Toc61349891"/>
      <w:r w:rsidRPr="00245C63">
        <w:rPr>
          <w:noProof/>
          <w:lang w:val="en-GB"/>
        </w:rPr>
        <w:drawing>
          <wp:inline distT="0" distB="0" distL="0" distR="0" wp14:anchorId="514C0194" wp14:editId="32CB3F15">
            <wp:extent cx="2068830" cy="1738948"/>
            <wp:effectExtent l="19050" t="19050" r="26670" b="1397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72268" cy="1741838"/>
                    </a:xfrm>
                    <a:prstGeom prst="rect">
                      <a:avLst/>
                    </a:prstGeom>
                    <a:ln>
                      <a:solidFill>
                        <a:schemeClr val="tx1"/>
                      </a:solidFill>
                    </a:ln>
                  </pic:spPr>
                </pic:pic>
              </a:graphicData>
            </a:graphic>
          </wp:inline>
        </w:drawing>
      </w:r>
      <w:ins w:id="70" w:author="Kristian Snel" w:date="2021-02-08T22:10:00Z">
        <w:r>
          <w:rPr>
            <w:lang w:val="en-GB"/>
          </w:rPr>
          <w:br w:type="page"/>
        </w:r>
      </w:ins>
    </w:p>
    <w:bookmarkEnd w:id="69"/>
    <w:p w14:paraId="5947DF11" w14:textId="502DFD6A" w:rsidR="00F64E79" w:rsidRPr="00245C63" w:rsidRDefault="00F64E79" w:rsidP="004F26A9">
      <w:pPr>
        <w:rPr>
          <w:lang w:val="en-GB"/>
        </w:rPr>
        <w:pPrChange w:id="71" w:author="Kristian Snel" w:date="2021-02-08T22:06:00Z">
          <w:pPr>
            <w:jc w:val="both"/>
          </w:pPr>
        </w:pPrChange>
      </w:pPr>
      <w:r w:rsidRPr="00245C63">
        <w:rPr>
          <w:lang w:val="en-GB"/>
        </w:rPr>
        <w:lastRenderedPageBreak/>
        <w:t>To create a repository, login with your GitHub account and press new in the left top of your screen. See the image below. Give the repository a name, add a description and click on repository “Private”. With a Private repository, the owner can decide who can see and work in the repository. The group team leader creates the repository. This repository is handed to your teacher at the end of the project.</w:t>
      </w:r>
    </w:p>
    <w:p w14:paraId="147F1414" w14:textId="59545001" w:rsidR="00AE1243" w:rsidRDefault="00F64E79" w:rsidP="00AE1243">
      <w:pPr>
        <w:jc w:val="center"/>
        <w:rPr>
          <w:ins w:id="72" w:author="Kristian Snel" w:date="2021-02-08T22:14:00Z"/>
          <w:lang w:val="en-GB"/>
        </w:rPr>
      </w:pPr>
      <w:r w:rsidRPr="00245C63">
        <w:rPr>
          <w:noProof/>
          <w:lang w:val="en-GB"/>
        </w:rPr>
        <w:drawing>
          <wp:inline distT="0" distB="0" distL="0" distR="0" wp14:anchorId="59D2E5AB" wp14:editId="7E439B95">
            <wp:extent cx="4118610" cy="3020755"/>
            <wp:effectExtent l="19050" t="19050" r="15240" b="27305"/>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81196" cy="3066658"/>
                    </a:xfrm>
                    <a:prstGeom prst="rect">
                      <a:avLst/>
                    </a:prstGeom>
                    <a:ln>
                      <a:solidFill>
                        <a:schemeClr val="tx1"/>
                      </a:solidFill>
                    </a:ln>
                  </pic:spPr>
                </pic:pic>
              </a:graphicData>
            </a:graphic>
          </wp:inline>
        </w:drawing>
      </w:r>
      <w:bookmarkStart w:id="73" w:name="_Toc61349892"/>
    </w:p>
    <w:p w14:paraId="128E22A3" w14:textId="03AAF560" w:rsidR="0087476A" w:rsidRDefault="0087476A" w:rsidP="0087476A">
      <w:pPr>
        <w:pStyle w:val="Heading3"/>
        <w:rPr>
          <w:ins w:id="74" w:author="Kristian Snel" w:date="2021-02-08T22:14:00Z"/>
          <w:lang w:val="en-GB"/>
        </w:rPr>
      </w:pPr>
      <w:ins w:id="75" w:author="Kristian Snel" w:date="2021-02-08T22:14:00Z">
        <w:r>
          <w:rPr>
            <w:lang w:val="en-GB"/>
          </w:rPr>
          <w:t>Markdown</w:t>
        </w:r>
      </w:ins>
    </w:p>
    <w:p w14:paraId="50942091" w14:textId="7D3E6977" w:rsidR="0087476A" w:rsidRPr="0087476A" w:rsidRDefault="0087476A" w:rsidP="0087476A">
      <w:pPr>
        <w:rPr>
          <w:lang w:val="en-GB"/>
        </w:rPr>
        <w:pPrChange w:id="76" w:author="Kristian Snel" w:date="2021-02-08T22:14:00Z">
          <w:pPr>
            <w:jc w:val="center"/>
          </w:pPr>
        </w:pPrChange>
      </w:pPr>
      <w:ins w:id="77" w:author="Kristian Snel" w:date="2021-02-08T22:14:00Z">
        <w:r>
          <w:rPr>
            <w:lang w:val="en-GB"/>
          </w:rPr>
          <w:t>A blank repository can be generated with a README</w:t>
        </w:r>
      </w:ins>
      <w:ins w:id="78" w:author="Kristian Snel" w:date="2021-02-08T22:15:00Z">
        <w:r>
          <w:rPr>
            <w:lang w:val="en-GB"/>
          </w:rPr>
          <w:t>.md</w:t>
        </w:r>
      </w:ins>
      <w:ins w:id="79" w:author="Kristian Snel" w:date="2021-02-08T22:14:00Z">
        <w:r>
          <w:rPr>
            <w:lang w:val="en-GB"/>
          </w:rPr>
          <w:t xml:space="preserve"> file</w:t>
        </w:r>
      </w:ins>
      <w:ins w:id="80" w:author="Kristian Snel" w:date="2021-02-08T22:15:00Z">
        <w:r>
          <w:rPr>
            <w:lang w:val="en-GB"/>
          </w:rPr>
          <w:t xml:space="preserve">. This file is used to describe the project. When viewed on Github.com the readme file is displayed on the webpage in a Markdown format. Markdown is a </w:t>
        </w:r>
      </w:ins>
      <w:ins w:id="81" w:author="Kristian Snel" w:date="2021-02-08T22:18:00Z">
        <w:r>
          <w:rPr>
            <w:lang w:val="en-GB"/>
          </w:rPr>
          <w:t>lightweight</w:t>
        </w:r>
      </w:ins>
      <w:ins w:id="82" w:author="Kristian Snel" w:date="2021-02-08T22:16:00Z">
        <w:r>
          <w:rPr>
            <w:lang w:val="en-GB"/>
          </w:rPr>
          <w:t xml:space="preserve"> </w:t>
        </w:r>
        <w:proofErr w:type="spellStart"/>
        <w:r>
          <w:rPr>
            <w:lang w:val="en-GB"/>
          </w:rPr>
          <w:t>markup</w:t>
        </w:r>
        <w:proofErr w:type="spellEnd"/>
        <w:r>
          <w:rPr>
            <w:lang w:val="en-GB"/>
          </w:rPr>
          <w:t xml:space="preserve"> language which allows you to add some formatting to plain </w:t>
        </w:r>
        <w:proofErr w:type="spellStart"/>
        <w:r>
          <w:rPr>
            <w:lang w:val="en-GB"/>
          </w:rPr>
          <w:t>tekst</w:t>
        </w:r>
      </w:ins>
      <w:proofErr w:type="spellEnd"/>
      <w:ins w:id="83" w:author="Kristian Snel" w:date="2021-02-08T22:17:00Z">
        <w:r>
          <w:rPr>
            <w:lang w:val="en-GB"/>
          </w:rPr>
          <w:t>.</w:t>
        </w:r>
      </w:ins>
    </w:p>
    <w:p w14:paraId="32333A31" w14:textId="4BC53299" w:rsidR="00AE1243" w:rsidDel="00F11BDF" w:rsidRDefault="00AE1243" w:rsidP="00AE1243">
      <w:pPr>
        <w:rPr>
          <w:del w:id="84" w:author="Kristian Snel" w:date="2021-02-08T21:58:00Z"/>
          <w:lang w:val="en-GB"/>
        </w:rPr>
      </w:pPr>
    </w:p>
    <w:bookmarkEnd w:id="73"/>
    <w:p w14:paraId="6219E731" w14:textId="548727A5" w:rsidR="007036B7" w:rsidRPr="00245C63" w:rsidRDefault="007036B7" w:rsidP="007036B7">
      <w:pPr>
        <w:pStyle w:val="Heading3"/>
        <w:rPr>
          <w:lang w:val="en-GB"/>
        </w:rPr>
      </w:pPr>
      <w:r w:rsidRPr="00245C63">
        <w:rPr>
          <w:lang w:val="en-GB"/>
        </w:rPr>
        <w:t>Manage access</w:t>
      </w:r>
    </w:p>
    <w:p w14:paraId="23E52478" w14:textId="77777777" w:rsidR="007C3E6B" w:rsidRDefault="000C2388" w:rsidP="004F26A9">
      <w:pPr>
        <w:rPr>
          <w:ins w:id="85" w:author="Kristian Snel" w:date="2021-02-08T22:11:00Z"/>
          <w:lang w:val="en-GB"/>
        </w:rPr>
      </w:pPr>
      <w:del w:id="86" w:author="Kristian Snel" w:date="2021-02-08T22:11:00Z">
        <w:r w:rsidRPr="00245C63" w:rsidDel="007C3E6B">
          <w:rPr>
            <w:noProof/>
            <w:lang w:val="en-GB"/>
          </w:rPr>
          <w:drawing>
            <wp:inline distT="0" distB="0" distL="0" distR="0" wp14:anchorId="5B8AE800" wp14:editId="68BDCDC4">
              <wp:extent cx="2188845" cy="1090930"/>
              <wp:effectExtent l="19050" t="19050" r="20955" b="1397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88845" cy="1090930"/>
                      </a:xfrm>
                      <a:prstGeom prst="rect">
                        <a:avLst/>
                      </a:prstGeom>
                      <a:ln>
                        <a:solidFill>
                          <a:schemeClr val="tx1"/>
                        </a:solidFill>
                      </a:ln>
                    </pic:spPr>
                  </pic:pic>
                </a:graphicData>
              </a:graphic>
            </wp:inline>
          </w:drawing>
        </w:r>
      </w:del>
      <w:r w:rsidR="007036B7" w:rsidRPr="00245C63">
        <w:rPr>
          <w:lang w:val="en-GB"/>
        </w:rPr>
        <w:t>The next step is to invite your other group</w:t>
      </w:r>
      <w:ins w:id="87" w:author="Kristian Snel" w:date="2021-02-08T21:53:00Z">
        <w:r w:rsidR="008501FC">
          <w:rPr>
            <w:lang w:val="en-GB"/>
          </w:rPr>
          <w:t xml:space="preserve"> </w:t>
        </w:r>
      </w:ins>
      <w:del w:id="88" w:author="Kristian Snel" w:date="2021-02-08T21:53:00Z">
        <w:r w:rsidR="007036B7" w:rsidRPr="00245C63" w:rsidDel="008501FC">
          <w:rPr>
            <w:lang w:val="en-GB"/>
          </w:rPr>
          <w:delText>-</w:delText>
        </w:r>
      </w:del>
      <w:r w:rsidR="007036B7" w:rsidRPr="00245C63">
        <w:rPr>
          <w:lang w:val="en-GB"/>
        </w:rPr>
        <w:t>members, tutor and teacher into the repository. To do that, open your repository. Go to settings</w:t>
      </w:r>
      <w:ins w:id="89" w:author="Kristian Snel" w:date="2021-02-08T21:39:00Z">
        <w:r>
          <w:rPr>
            <w:lang w:val="en-GB"/>
          </w:rPr>
          <w:t xml:space="preserve"> </w:t>
        </w:r>
      </w:ins>
      <w:r w:rsidR="007036B7" w:rsidRPr="00245C63">
        <w:rPr>
          <w:lang w:val="en-GB"/>
        </w:rPr>
        <w:sym w:font="Wingdings" w:char="F0E0"/>
      </w:r>
      <w:ins w:id="90" w:author="Kristian Snel" w:date="2021-02-08T21:39:00Z">
        <w:r>
          <w:rPr>
            <w:lang w:val="en-GB"/>
          </w:rPr>
          <w:t xml:space="preserve"> </w:t>
        </w:r>
      </w:ins>
      <w:r w:rsidR="007036B7" w:rsidRPr="00245C63">
        <w:rPr>
          <w:lang w:val="en-GB"/>
        </w:rPr>
        <w:t>Manage access and press Invite a collaborator. You should see a similar prompt to this image.</w:t>
      </w:r>
    </w:p>
    <w:p w14:paraId="16C73EA9" w14:textId="011FA2B7" w:rsidR="007036B7" w:rsidRDefault="007C3E6B" w:rsidP="007C3E6B">
      <w:pPr>
        <w:jc w:val="center"/>
        <w:rPr>
          <w:ins w:id="91" w:author="Kristian Snel" w:date="2021-02-08T22:11:00Z"/>
          <w:lang w:val="en-GB"/>
        </w:rPr>
      </w:pPr>
      <w:ins w:id="92" w:author="Kristian Snel" w:date="2021-02-08T22:11:00Z">
        <w:r w:rsidRPr="00245C63">
          <w:rPr>
            <w:noProof/>
            <w:lang w:val="en-GB"/>
          </w:rPr>
          <w:drawing>
            <wp:inline distT="0" distB="0" distL="0" distR="0" wp14:anchorId="105ED7A0" wp14:editId="68F2C553">
              <wp:extent cx="2602230" cy="1296962"/>
              <wp:effectExtent l="19050" t="19050" r="26670" b="17780"/>
              <wp:docPr id="9"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07325" cy="1299502"/>
                      </a:xfrm>
                      <a:prstGeom prst="rect">
                        <a:avLst/>
                      </a:prstGeom>
                      <a:ln>
                        <a:solidFill>
                          <a:schemeClr val="tx1"/>
                        </a:solidFill>
                      </a:ln>
                    </pic:spPr>
                  </pic:pic>
                </a:graphicData>
              </a:graphic>
            </wp:inline>
          </w:drawing>
        </w:r>
      </w:ins>
    </w:p>
    <w:p w14:paraId="35B1FCBB" w14:textId="346F9868" w:rsidR="00044E4C" w:rsidRPr="00245C63" w:rsidDel="00D73997" w:rsidRDefault="00044E4C" w:rsidP="00D73997">
      <w:pPr>
        <w:rPr>
          <w:del w:id="93" w:author="Kristian Snel" w:date="2021-02-08T22:11:00Z"/>
          <w:lang w:val="en-GB"/>
        </w:rPr>
      </w:pPr>
    </w:p>
    <w:p w14:paraId="74BB9688" w14:textId="7E27F588" w:rsidR="00044E4C" w:rsidRDefault="007036B7" w:rsidP="004F26A9">
      <w:pPr>
        <w:rPr>
          <w:ins w:id="94" w:author="Kristian Snel" w:date="2021-02-08T22:11:00Z"/>
          <w:lang w:val="en-GB"/>
        </w:rPr>
      </w:pPr>
      <w:r w:rsidRPr="00245C63">
        <w:rPr>
          <w:lang w:val="en-GB"/>
        </w:rPr>
        <w:t xml:space="preserve">Choose to invite the new group into the repository (and remove the old group from it). possible for the teacher to hand-over the repository to the new group or let them make a new repository.   </w:t>
      </w:r>
    </w:p>
    <w:p w14:paraId="5E03654E" w14:textId="77777777" w:rsidR="00044E4C" w:rsidRDefault="00044E4C">
      <w:pPr>
        <w:rPr>
          <w:ins w:id="95" w:author="Kristian Snel" w:date="2021-02-08T22:11:00Z"/>
          <w:lang w:val="en-GB"/>
        </w:rPr>
      </w:pPr>
      <w:ins w:id="96" w:author="Kristian Snel" w:date="2021-02-08T22:11:00Z">
        <w:r>
          <w:rPr>
            <w:lang w:val="en-GB"/>
          </w:rPr>
          <w:br w:type="page"/>
        </w:r>
      </w:ins>
    </w:p>
    <w:p w14:paraId="380DA2B6" w14:textId="73299C21" w:rsidR="007036B7" w:rsidRPr="00245C63" w:rsidDel="00F70EF8" w:rsidRDefault="007036B7" w:rsidP="004F26A9">
      <w:pPr>
        <w:rPr>
          <w:del w:id="97" w:author="Kristian Snel" w:date="2021-02-08T22:11:00Z"/>
          <w:lang w:val="en-GB"/>
        </w:rPr>
        <w:pPrChange w:id="98" w:author="Kristian Snel" w:date="2021-02-08T22:06:00Z">
          <w:pPr>
            <w:jc w:val="both"/>
          </w:pPr>
        </w:pPrChange>
      </w:pPr>
    </w:p>
    <w:p w14:paraId="6BDDD055" w14:textId="408716FD" w:rsidR="00F64E79" w:rsidRPr="00245C63" w:rsidRDefault="002007DF" w:rsidP="00F64E79">
      <w:pPr>
        <w:pStyle w:val="Heading2"/>
        <w:rPr>
          <w:lang w:val="en-GB"/>
        </w:rPr>
      </w:pPr>
      <w:bookmarkStart w:id="99" w:name="_Toc63272892"/>
      <w:bookmarkStart w:id="100" w:name="_Ref63292544"/>
      <w:r>
        <w:rPr>
          <w:lang w:val="en-GB"/>
        </w:rPr>
        <w:t>Issues</w:t>
      </w:r>
      <w:bookmarkEnd w:id="99"/>
      <w:bookmarkEnd w:id="100"/>
    </w:p>
    <w:p w14:paraId="37DFD726" w14:textId="7AC59E03" w:rsidR="000F0F95" w:rsidRDefault="007848FD" w:rsidP="004F26A9">
      <w:pPr>
        <w:rPr>
          <w:lang w:val="en-GB"/>
        </w:rPr>
        <w:pPrChange w:id="101" w:author="Kristian Snel" w:date="2021-02-08T22:06:00Z">
          <w:pPr>
            <w:spacing w:after="0"/>
            <w:jc w:val="both"/>
          </w:pPr>
        </w:pPrChange>
      </w:pPr>
      <w:r>
        <w:rPr>
          <w:lang w:val="en-GB"/>
        </w:rPr>
        <w:t xml:space="preserve">When starting a </w:t>
      </w:r>
      <w:r w:rsidR="00731462">
        <w:rPr>
          <w:lang w:val="en-GB"/>
        </w:rPr>
        <w:t>project, the first step is to divide project into smaller tasks. On GitHub, you place</w:t>
      </w:r>
      <w:r w:rsidR="0021298E">
        <w:rPr>
          <w:lang w:val="en-GB"/>
        </w:rPr>
        <w:t xml:space="preserve"> these</w:t>
      </w:r>
      <w:r w:rsidR="00731462">
        <w:rPr>
          <w:lang w:val="en-GB"/>
        </w:rPr>
        <w:t xml:space="preserve"> tasks GitHub Issues. </w:t>
      </w:r>
      <w:r w:rsidR="00500F6F">
        <w:rPr>
          <w:lang w:val="en-GB"/>
        </w:rPr>
        <w:t xml:space="preserve">These </w:t>
      </w:r>
      <w:r w:rsidR="00E77FD0">
        <w:rPr>
          <w:lang w:val="en-GB"/>
        </w:rPr>
        <w:t xml:space="preserve">GitHub Issues are similar to form posts where </w:t>
      </w:r>
      <w:r w:rsidR="00E77FD0" w:rsidRPr="00245C63">
        <w:rPr>
          <w:lang w:val="en-GB"/>
        </w:rPr>
        <w:t xml:space="preserve">group members share information, problems and ideas related to the </w:t>
      </w:r>
      <w:r w:rsidR="00E77FD0">
        <w:rPr>
          <w:lang w:val="en-GB"/>
        </w:rPr>
        <w:t>task</w:t>
      </w:r>
      <w:r w:rsidR="00E77FD0" w:rsidRPr="00245C63">
        <w:rPr>
          <w:lang w:val="en-GB"/>
        </w:rPr>
        <w:t xml:space="preserve"> and discuss it with other </w:t>
      </w:r>
      <w:r w:rsidR="00A022B7">
        <w:rPr>
          <w:lang w:val="en-GB"/>
        </w:rPr>
        <w:t>group</w:t>
      </w:r>
      <w:ins w:id="102" w:author="Kristian Snel" w:date="2021-02-08T21:54:00Z">
        <w:r w:rsidR="008501FC">
          <w:rPr>
            <w:lang w:val="en-GB"/>
          </w:rPr>
          <w:t xml:space="preserve"> </w:t>
        </w:r>
      </w:ins>
      <w:del w:id="103" w:author="Kristian Snel" w:date="2021-02-08T21:40:00Z">
        <w:r w:rsidR="00A022B7" w:rsidDel="000C2388">
          <w:rPr>
            <w:lang w:val="en-GB"/>
          </w:rPr>
          <w:delText>-</w:delText>
        </w:r>
      </w:del>
      <w:r w:rsidR="00E77FD0" w:rsidRPr="00245C63">
        <w:rPr>
          <w:lang w:val="en-GB"/>
        </w:rPr>
        <w:t>members</w:t>
      </w:r>
      <w:r w:rsidR="008F60A4">
        <w:rPr>
          <w:lang w:val="en-GB"/>
        </w:rPr>
        <w:t xml:space="preserve">. </w:t>
      </w:r>
      <w:r w:rsidR="000F0F95">
        <w:rPr>
          <w:lang w:val="en-GB"/>
        </w:rPr>
        <w:t xml:space="preserve">To create an issue, go to </w:t>
      </w:r>
      <w:r w:rsidR="000F0F95">
        <w:rPr>
          <w:noProof/>
        </w:rPr>
        <w:drawing>
          <wp:inline distT="0" distB="0" distL="0" distR="0" wp14:anchorId="2B3C6D75" wp14:editId="6E71B810">
            <wp:extent cx="349520" cy="157366"/>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8545" cy="183941"/>
                    </a:xfrm>
                    <a:prstGeom prst="rect">
                      <a:avLst/>
                    </a:prstGeom>
                  </pic:spPr>
                </pic:pic>
              </a:graphicData>
            </a:graphic>
          </wp:inline>
        </w:drawing>
      </w:r>
      <w:r w:rsidR="000F0F95">
        <w:rPr>
          <w:lang w:val="en-GB"/>
        </w:rPr>
        <w:t xml:space="preserve"> and press on </w:t>
      </w:r>
      <w:r w:rsidR="000F0F95">
        <w:rPr>
          <w:noProof/>
        </w:rPr>
        <w:drawing>
          <wp:inline distT="0" distB="0" distL="0" distR="0" wp14:anchorId="35FC4DB9" wp14:editId="6E01DAF0">
            <wp:extent cx="448185" cy="161925"/>
            <wp:effectExtent l="0" t="0" r="9525"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033" cy="214257"/>
                    </a:xfrm>
                    <a:prstGeom prst="rect">
                      <a:avLst/>
                    </a:prstGeom>
                  </pic:spPr>
                </pic:pic>
              </a:graphicData>
            </a:graphic>
          </wp:inline>
        </w:drawing>
      </w:r>
      <w:r w:rsidR="000F0F95">
        <w:rPr>
          <w:lang w:val="en-GB"/>
        </w:rPr>
        <w:t>.</w:t>
      </w:r>
      <w:r w:rsidR="00111410">
        <w:rPr>
          <w:lang w:val="en-GB"/>
        </w:rPr>
        <w:t xml:space="preserve"> There you give the Issue a descriptive title an</w:t>
      </w:r>
      <w:r w:rsidR="00D90562">
        <w:rPr>
          <w:lang w:val="en-GB"/>
        </w:rPr>
        <w:t>d description for the task.</w:t>
      </w:r>
      <w:r w:rsidR="00646A80">
        <w:rPr>
          <w:lang w:val="en-GB"/>
        </w:rPr>
        <w:t xml:space="preserve"> </w:t>
      </w:r>
      <w:r w:rsidR="00F96698">
        <w:rPr>
          <w:lang w:val="en-GB"/>
        </w:rPr>
        <w:t>You can also insert pictures (including vector images</w:t>
      </w:r>
      <w:r w:rsidR="00735886">
        <w:rPr>
          <w:lang w:val="en-GB"/>
        </w:rPr>
        <w:t xml:space="preserve">, </w:t>
      </w:r>
      <w:r w:rsidR="00F96698">
        <w:rPr>
          <w:lang w:val="en-GB"/>
        </w:rPr>
        <w:t>GIF and MP4 files).</w:t>
      </w:r>
      <w:r w:rsidR="00A02E21">
        <w:rPr>
          <w:lang w:val="en-GB"/>
        </w:rPr>
        <w:t xml:space="preserve"> The result will look something like this</w:t>
      </w:r>
      <w:r w:rsidR="0059766E">
        <w:rPr>
          <w:lang w:val="en-GB"/>
        </w:rPr>
        <w:t>:</w:t>
      </w:r>
    </w:p>
    <w:p w14:paraId="453D676F" w14:textId="77777777" w:rsidR="0059766E" w:rsidRDefault="0059766E" w:rsidP="00111410">
      <w:pPr>
        <w:spacing w:after="0"/>
        <w:jc w:val="both"/>
        <w:rPr>
          <w:lang w:val="en-GB"/>
        </w:rPr>
      </w:pPr>
    </w:p>
    <w:p w14:paraId="77A153AF" w14:textId="2F92474D" w:rsidR="0093051C" w:rsidRDefault="00FC7EE5" w:rsidP="009D790D">
      <w:pPr>
        <w:spacing w:after="0"/>
        <w:jc w:val="center"/>
        <w:rPr>
          <w:lang w:val="en-GB"/>
        </w:rPr>
      </w:pPr>
      <w:r w:rsidRPr="00245C63">
        <w:rPr>
          <w:noProof/>
          <w:lang w:val="en-GB"/>
        </w:rPr>
        <w:drawing>
          <wp:inline distT="0" distB="0" distL="0" distR="0" wp14:anchorId="1FCAA9B1" wp14:editId="3CDCA72B">
            <wp:extent cx="5059467" cy="125730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14634" cy="1271009"/>
                    </a:xfrm>
                    <a:prstGeom prst="rect">
                      <a:avLst/>
                    </a:prstGeom>
                  </pic:spPr>
                </pic:pic>
              </a:graphicData>
            </a:graphic>
          </wp:inline>
        </w:drawing>
      </w:r>
    </w:p>
    <w:p w14:paraId="5B8BC4AF" w14:textId="77777777" w:rsidR="009D790D" w:rsidRDefault="009D790D" w:rsidP="003C730C">
      <w:pPr>
        <w:rPr>
          <w:lang w:val="en-GB"/>
        </w:rPr>
      </w:pPr>
    </w:p>
    <w:p w14:paraId="537AF304" w14:textId="517E7062" w:rsidR="00C917C9" w:rsidRDefault="00F649F2" w:rsidP="004F26A9">
      <w:pPr>
        <w:rPr>
          <w:lang w:val="en-GB"/>
        </w:rPr>
      </w:pPr>
      <w:r>
        <w:rPr>
          <w:lang w:val="en-GB"/>
        </w:rPr>
        <w:t xml:space="preserve">It is also possible (and recommended) to assign the Issue to group members (including yourself). </w:t>
      </w:r>
      <w:r w:rsidR="009D3B4F">
        <w:rPr>
          <w:lang w:val="en-GB"/>
        </w:rPr>
        <w:t xml:space="preserve">This creates an overview of who </w:t>
      </w:r>
      <w:r w:rsidR="001E03A7">
        <w:rPr>
          <w:lang w:val="en-GB"/>
        </w:rPr>
        <w:t>is</w:t>
      </w:r>
      <w:r w:rsidR="009D3B4F">
        <w:rPr>
          <w:lang w:val="en-GB"/>
        </w:rPr>
        <w:t xml:space="preserve"> assigned to which task. </w:t>
      </w:r>
      <w:r w:rsidR="00131737">
        <w:rPr>
          <w:lang w:val="en-GB"/>
        </w:rPr>
        <w:t xml:space="preserve">Besides that, it is also possible to </w:t>
      </w:r>
      <w:r w:rsidR="0094776D">
        <w:rPr>
          <w:lang w:val="en-GB"/>
        </w:rPr>
        <w:t xml:space="preserve">label </w:t>
      </w:r>
      <w:r w:rsidR="00914AAA">
        <w:rPr>
          <w:lang w:val="en-GB"/>
        </w:rPr>
        <w:t>the i</w:t>
      </w:r>
      <w:r w:rsidR="0094776D">
        <w:rPr>
          <w:lang w:val="en-GB"/>
        </w:rPr>
        <w:t xml:space="preserve">ssue, assign it to a project or link it to a milestone. This further improves </w:t>
      </w:r>
      <w:r w:rsidR="00BA39FC">
        <w:rPr>
          <w:lang w:val="en-GB"/>
        </w:rPr>
        <w:t xml:space="preserve">readability of all the </w:t>
      </w:r>
      <w:r w:rsidR="00956FD1">
        <w:rPr>
          <w:lang w:val="en-GB"/>
        </w:rPr>
        <w:t>i</w:t>
      </w:r>
      <w:r w:rsidR="00BA39FC">
        <w:rPr>
          <w:lang w:val="en-GB"/>
        </w:rPr>
        <w:t xml:space="preserve">ssues. </w:t>
      </w:r>
      <w:r w:rsidR="0056765B">
        <w:rPr>
          <w:lang w:val="en-GB"/>
        </w:rPr>
        <w:t>Once an issue is assigned to a Project, it will be placed on the project’s Project Board</w:t>
      </w:r>
      <w:r w:rsidR="00EE0423">
        <w:rPr>
          <w:lang w:val="en-GB"/>
        </w:rPr>
        <w:t xml:space="preserve"> (see next paragraph).</w:t>
      </w:r>
    </w:p>
    <w:p w14:paraId="2ECD5104" w14:textId="519890C0" w:rsidR="00F649F2" w:rsidRDefault="0094776D" w:rsidP="00FC1D53">
      <w:pPr>
        <w:spacing w:after="0"/>
        <w:jc w:val="center"/>
        <w:rPr>
          <w:lang w:val="en-GB"/>
        </w:rPr>
      </w:pPr>
      <w:r>
        <w:rPr>
          <w:noProof/>
        </w:rPr>
        <w:drawing>
          <wp:inline distT="0" distB="0" distL="0" distR="0" wp14:anchorId="7989EE30" wp14:editId="2147E9F8">
            <wp:extent cx="5705418" cy="4076691"/>
            <wp:effectExtent l="0" t="0" r="0" b="635"/>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09302" cy="4079466"/>
                    </a:xfrm>
                    <a:prstGeom prst="rect">
                      <a:avLst/>
                    </a:prstGeom>
                  </pic:spPr>
                </pic:pic>
              </a:graphicData>
            </a:graphic>
          </wp:inline>
        </w:drawing>
      </w:r>
    </w:p>
    <w:p w14:paraId="493D4DCE" w14:textId="2A2AAE7A" w:rsidR="00DA4821" w:rsidRDefault="00DA4821" w:rsidP="00DA4821">
      <w:pPr>
        <w:rPr>
          <w:i/>
          <w:iCs/>
          <w:lang w:val="en-GB"/>
        </w:rPr>
      </w:pPr>
      <w:r>
        <w:rPr>
          <w:i/>
          <w:iCs/>
          <w:lang w:val="en-GB"/>
        </w:rPr>
        <w:lastRenderedPageBreak/>
        <w:t>Quick Note: it is also possible to reference to other issues by using the issue number (i.e. #11). And mention your group members in the issues by using @ (i.e. @MrSmith).</w:t>
      </w:r>
    </w:p>
    <w:p w14:paraId="1A2303C7" w14:textId="329B23AD" w:rsidR="001F7C19" w:rsidRPr="001F7C19" w:rsidRDefault="001F7C19" w:rsidP="004F26A9">
      <w:pPr>
        <w:rPr>
          <w:lang w:val="en-GB"/>
        </w:rPr>
      </w:pPr>
      <w:r>
        <w:rPr>
          <w:lang w:val="en-GB"/>
        </w:rPr>
        <w:t>After all tasks are added, the issue list will give an overview like this.</w:t>
      </w:r>
    </w:p>
    <w:p w14:paraId="64F5EACB" w14:textId="401A31C0" w:rsidR="00DA4821" w:rsidRDefault="001F7C19" w:rsidP="006A314C">
      <w:pPr>
        <w:spacing w:after="0"/>
        <w:rPr>
          <w:lang w:val="en-GB"/>
        </w:rPr>
      </w:pPr>
      <w:r>
        <w:rPr>
          <w:noProof/>
        </w:rPr>
        <w:drawing>
          <wp:inline distT="0" distB="0" distL="0" distR="0" wp14:anchorId="47F3610D" wp14:editId="60461BBE">
            <wp:extent cx="5943600" cy="319024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90240"/>
                    </a:xfrm>
                    <a:prstGeom prst="rect">
                      <a:avLst/>
                    </a:prstGeom>
                  </pic:spPr>
                </pic:pic>
              </a:graphicData>
            </a:graphic>
          </wp:inline>
        </w:drawing>
      </w:r>
    </w:p>
    <w:p w14:paraId="00B906AF" w14:textId="3F96733B" w:rsidR="006A314C" w:rsidRDefault="008F60A4" w:rsidP="004F26A9">
      <w:pPr>
        <w:rPr>
          <w:ins w:id="104" w:author="Kristian Snel" w:date="2021-02-08T21:55:00Z"/>
          <w:lang w:val="en-GB"/>
        </w:rPr>
      </w:pPr>
      <w:r>
        <w:rPr>
          <w:lang w:val="en-GB"/>
        </w:rPr>
        <w:t xml:space="preserve">When the issue is finished, you can close this issue by pressing the </w:t>
      </w:r>
      <w:r>
        <w:rPr>
          <w:noProof/>
        </w:rPr>
        <w:drawing>
          <wp:inline distT="0" distB="0" distL="0" distR="0" wp14:anchorId="09E09D9D" wp14:editId="49205339">
            <wp:extent cx="566261" cy="156210"/>
            <wp:effectExtent l="0" t="0" r="5715"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pic:cNvPicPr/>
                  </pic:nvPicPr>
                  <pic:blipFill>
                    <a:blip r:embed="rId25" cstate="print">
                      <a:extLst>
                        <a:ext uri="{28A0092B-C50C-407E-A947-70E740481C1C}">
                          <a14:useLocalDpi xmlns:a14="http://schemas.microsoft.com/office/drawing/2010/main" val="0"/>
                        </a:ext>
                      </a:extLst>
                    </a:blip>
                    <a:stretch>
                      <a:fillRect/>
                    </a:stretch>
                  </pic:blipFill>
                  <pic:spPr>
                    <a:xfrm rot="10800000" flipH="1" flipV="1">
                      <a:off x="0" y="0"/>
                      <a:ext cx="566261" cy="156210"/>
                    </a:xfrm>
                    <a:prstGeom prst="rect">
                      <a:avLst/>
                    </a:prstGeom>
                  </pic:spPr>
                </pic:pic>
              </a:graphicData>
            </a:graphic>
          </wp:inline>
        </w:drawing>
      </w:r>
      <w:r>
        <w:rPr>
          <w:lang w:val="en-GB"/>
        </w:rPr>
        <w:t xml:space="preserve"> button.</w:t>
      </w:r>
      <w:r w:rsidR="0003626B">
        <w:rPr>
          <w:lang w:val="en-GB"/>
        </w:rPr>
        <w:t xml:space="preserve"> It is recommended to add a closing comment to give a reason for why the issue is closed.</w:t>
      </w:r>
      <w:r w:rsidR="00431D2C">
        <w:rPr>
          <w:lang w:val="en-GB"/>
        </w:rPr>
        <w:t xml:space="preserve"> When an Issue is closed, all contents of that Issue</w:t>
      </w:r>
      <w:r w:rsidR="006A314C">
        <w:rPr>
          <w:lang w:val="en-GB"/>
        </w:rPr>
        <w:t xml:space="preserve"> is archived</w:t>
      </w:r>
      <w:r w:rsidR="001B778B">
        <w:rPr>
          <w:lang w:val="en-GB"/>
        </w:rPr>
        <w:t>. It is possible to later reopen the issue by</w:t>
      </w:r>
      <w:r w:rsidR="009A2005">
        <w:rPr>
          <w:lang w:val="en-GB"/>
        </w:rPr>
        <w:t xml:space="preserve"> pressing</w:t>
      </w:r>
      <w:r w:rsidR="001B778B">
        <w:rPr>
          <w:lang w:val="en-GB"/>
        </w:rPr>
        <w:t xml:space="preserve"> </w:t>
      </w:r>
      <w:r w:rsidR="001B778B">
        <w:rPr>
          <w:noProof/>
        </w:rPr>
        <w:drawing>
          <wp:inline distT="0" distB="0" distL="0" distR="0" wp14:anchorId="32D25E7C" wp14:editId="12BB0A86">
            <wp:extent cx="566407" cy="190500"/>
            <wp:effectExtent l="0" t="0" r="5715"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59716" cy="255516"/>
                    </a:xfrm>
                    <a:prstGeom prst="rect">
                      <a:avLst/>
                    </a:prstGeom>
                  </pic:spPr>
                </pic:pic>
              </a:graphicData>
            </a:graphic>
          </wp:inline>
        </w:drawing>
      </w:r>
      <w:r w:rsidR="009A2005">
        <w:rPr>
          <w:lang w:val="en-GB"/>
        </w:rPr>
        <w:t>.</w:t>
      </w:r>
    </w:p>
    <w:p w14:paraId="09CF702F" w14:textId="77777777" w:rsidR="00780167" w:rsidRDefault="00780167" w:rsidP="006A314C">
      <w:pPr>
        <w:spacing w:after="0"/>
        <w:rPr>
          <w:lang w:val="en-GB"/>
        </w:rPr>
      </w:pPr>
    </w:p>
    <w:p w14:paraId="76B0CDAC" w14:textId="7B142502" w:rsidR="004F670B" w:rsidRDefault="008F60A4" w:rsidP="00992266">
      <w:pPr>
        <w:jc w:val="center"/>
        <w:rPr>
          <w:lang w:val="en-GB"/>
        </w:rPr>
      </w:pPr>
      <w:r>
        <w:rPr>
          <w:noProof/>
        </w:rPr>
        <w:drawing>
          <wp:inline distT="0" distB="0" distL="0" distR="0" wp14:anchorId="631DF105" wp14:editId="4D6E92EE">
            <wp:extent cx="4775200" cy="1395318"/>
            <wp:effectExtent l="0" t="0" r="635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09964" cy="1434696"/>
                    </a:xfrm>
                    <a:prstGeom prst="rect">
                      <a:avLst/>
                    </a:prstGeom>
                  </pic:spPr>
                </pic:pic>
              </a:graphicData>
            </a:graphic>
          </wp:inline>
        </w:drawing>
      </w:r>
    </w:p>
    <w:p w14:paraId="4EDCC20D" w14:textId="63E70C89" w:rsidR="00665CFC" w:rsidRDefault="00665CFC">
      <w:pPr>
        <w:rPr>
          <w:ins w:id="105" w:author="Kristian Snel" w:date="2021-02-08T22:12:00Z"/>
          <w:lang w:val="en-GB"/>
        </w:rPr>
      </w:pPr>
      <w:ins w:id="106" w:author="Kristian Snel" w:date="2021-02-08T22:12:00Z">
        <w:r>
          <w:rPr>
            <w:lang w:val="en-GB"/>
          </w:rPr>
          <w:br w:type="page"/>
        </w:r>
      </w:ins>
    </w:p>
    <w:p w14:paraId="31D8D549" w14:textId="6D7BC66A" w:rsidR="000C7A8A" w:rsidDel="00665CFC" w:rsidRDefault="000C7A8A" w:rsidP="000C7A8A">
      <w:pPr>
        <w:rPr>
          <w:del w:id="107" w:author="Kristian Snel" w:date="2021-02-08T22:12:00Z"/>
          <w:lang w:val="en-GB"/>
        </w:rPr>
      </w:pPr>
    </w:p>
    <w:p w14:paraId="65B10A56" w14:textId="1BF97583" w:rsidR="004F670B" w:rsidRPr="00245C63" w:rsidDel="00780167" w:rsidRDefault="004F670B" w:rsidP="00F64E79">
      <w:pPr>
        <w:rPr>
          <w:del w:id="108" w:author="Kristian Snel" w:date="2021-02-08T21:55:00Z"/>
          <w:lang w:val="en-GB"/>
        </w:rPr>
      </w:pPr>
    </w:p>
    <w:p w14:paraId="3E76C5B7" w14:textId="62962C67" w:rsidR="00F64E79" w:rsidRPr="00245C63" w:rsidRDefault="004F670B" w:rsidP="00F64E79">
      <w:pPr>
        <w:pStyle w:val="Heading2"/>
        <w:rPr>
          <w:lang w:val="en-GB"/>
        </w:rPr>
      </w:pPr>
      <w:bookmarkStart w:id="109" w:name="_Toc63272893"/>
      <w:r>
        <w:rPr>
          <w:lang w:val="en-GB"/>
        </w:rPr>
        <w:t>Project Boards</w:t>
      </w:r>
      <w:bookmarkEnd w:id="109"/>
    </w:p>
    <w:p w14:paraId="606020C7" w14:textId="4EAB4958" w:rsidR="00C20BAC" w:rsidRPr="00245C63" w:rsidRDefault="00514745" w:rsidP="004F26A9">
      <w:pPr>
        <w:rPr>
          <w:lang w:val="en-GB"/>
        </w:rPr>
        <w:pPrChange w:id="110" w:author="Kristian Snel" w:date="2021-02-08T22:06:00Z">
          <w:pPr>
            <w:jc w:val="both"/>
          </w:pPr>
        </w:pPrChange>
      </w:pPr>
      <w:r>
        <w:rPr>
          <w:lang w:val="en-GB"/>
        </w:rPr>
        <w:t xml:space="preserve">GitHub </w:t>
      </w:r>
      <w:r w:rsidR="00D11CA7">
        <w:rPr>
          <w:lang w:val="en-GB"/>
        </w:rPr>
        <w:t xml:space="preserve">allows you to create a Project Board give an overview of the tasks and their status. These Project Boards are organized in three </w:t>
      </w:r>
      <w:r w:rsidR="00EB1CB4">
        <w:rPr>
          <w:lang w:val="en-GB"/>
        </w:rPr>
        <w:t>columns</w:t>
      </w:r>
      <w:r w:rsidR="00D11CA7">
        <w:rPr>
          <w:lang w:val="en-GB"/>
        </w:rPr>
        <w:t xml:space="preserve">: “To do”, “in progress” and “Done” (similar to </w:t>
      </w:r>
      <w:r w:rsidR="00294E2B">
        <w:rPr>
          <w:lang w:val="en-GB"/>
        </w:rPr>
        <w:t xml:space="preserve">Trello). </w:t>
      </w:r>
      <w:r w:rsidR="00C20BAC" w:rsidRPr="00245C63">
        <w:rPr>
          <w:lang w:val="en-GB"/>
        </w:rPr>
        <w:t xml:space="preserve">When </w:t>
      </w:r>
      <w:r w:rsidR="00C20BAC">
        <w:rPr>
          <w:lang w:val="en-GB"/>
        </w:rPr>
        <w:t>c</w:t>
      </w:r>
      <w:r w:rsidR="00C20BAC" w:rsidRPr="00245C63">
        <w:rPr>
          <w:lang w:val="en-GB"/>
        </w:rPr>
        <w:t>reating a GitHub Project Board, make sure to select “Basic Kanban” under templates when creating a new project in GitHub.</w:t>
      </w:r>
      <w:r w:rsidR="00D24D7D">
        <w:rPr>
          <w:lang w:val="en-GB"/>
        </w:rPr>
        <w:t xml:space="preserve"> This template will give a good starting point and add some automation to make managing easier.</w:t>
      </w:r>
    </w:p>
    <w:p w14:paraId="5746B4FA" w14:textId="0947EEF0" w:rsidR="00C20BAC" w:rsidRDefault="00C20BAC" w:rsidP="00780167">
      <w:pPr>
        <w:jc w:val="center"/>
        <w:rPr>
          <w:lang w:val="en-GB"/>
        </w:rPr>
        <w:pPrChange w:id="111" w:author="Kristian Snel" w:date="2021-02-08T21:55:00Z">
          <w:pPr/>
        </w:pPrChange>
      </w:pPr>
      <w:r w:rsidRPr="00245C63">
        <w:rPr>
          <w:noProof/>
          <w:lang w:val="en-GB"/>
        </w:rPr>
        <w:drawing>
          <wp:inline distT="0" distB="0" distL="0" distR="0" wp14:anchorId="4C66D510" wp14:editId="2008B0D7">
            <wp:extent cx="2133600" cy="542290"/>
            <wp:effectExtent l="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367" t="87891" r="62735" b="942"/>
                    <a:stretch/>
                  </pic:blipFill>
                  <pic:spPr bwMode="auto">
                    <a:xfrm>
                      <a:off x="0" y="0"/>
                      <a:ext cx="2133600" cy="542290"/>
                    </a:xfrm>
                    <a:prstGeom prst="rect">
                      <a:avLst/>
                    </a:prstGeom>
                    <a:ln>
                      <a:noFill/>
                    </a:ln>
                    <a:extLst>
                      <a:ext uri="{53640926-AAD7-44D8-BBD7-CCE9431645EC}">
                        <a14:shadowObscured xmlns:a14="http://schemas.microsoft.com/office/drawing/2010/main"/>
                      </a:ext>
                    </a:extLst>
                  </pic:spPr>
                </pic:pic>
              </a:graphicData>
            </a:graphic>
          </wp:inline>
        </w:drawing>
      </w:r>
    </w:p>
    <w:p w14:paraId="59EBC65E" w14:textId="1F4BCECF" w:rsidR="00514745" w:rsidRDefault="0068410B" w:rsidP="004F26A9">
      <w:pPr>
        <w:rPr>
          <w:lang w:val="en-GB"/>
        </w:rPr>
        <w:pPrChange w:id="112" w:author="Kristian Snel" w:date="2021-02-08T22:06:00Z">
          <w:pPr>
            <w:jc w:val="both"/>
          </w:pPr>
        </w:pPrChange>
      </w:pPr>
      <w:r>
        <w:rPr>
          <w:lang w:val="en-GB"/>
        </w:rPr>
        <w:t xml:space="preserve">As mentioned in chapter </w:t>
      </w:r>
      <w:r w:rsidR="00EB1CB4">
        <w:rPr>
          <w:lang w:val="en-GB"/>
        </w:rPr>
        <w:fldChar w:fldCharType="begin"/>
      </w:r>
      <w:r w:rsidR="00EB1CB4">
        <w:rPr>
          <w:lang w:val="en-GB"/>
        </w:rPr>
        <w:instrText xml:space="preserve"> REF _Ref63292544 \r \h </w:instrText>
      </w:r>
      <w:r w:rsidR="000B3326">
        <w:rPr>
          <w:lang w:val="en-GB"/>
        </w:rPr>
        <w:instrText xml:space="preserve"> \* MERGEFORMAT </w:instrText>
      </w:r>
      <w:r w:rsidR="00EB1CB4">
        <w:rPr>
          <w:lang w:val="en-GB"/>
        </w:rPr>
      </w:r>
      <w:r w:rsidR="00EB1CB4">
        <w:rPr>
          <w:lang w:val="en-GB"/>
        </w:rPr>
        <w:fldChar w:fldCharType="separate"/>
      </w:r>
      <w:r w:rsidR="00EB1CB4">
        <w:rPr>
          <w:lang w:val="en-GB"/>
        </w:rPr>
        <w:t>2.2</w:t>
      </w:r>
      <w:r w:rsidR="00EB1CB4">
        <w:rPr>
          <w:lang w:val="en-GB"/>
        </w:rPr>
        <w:fldChar w:fldCharType="end"/>
      </w:r>
      <w:r w:rsidR="00EB1CB4">
        <w:rPr>
          <w:lang w:val="en-GB"/>
        </w:rPr>
        <w:t>, when you</w:t>
      </w:r>
      <w:r w:rsidR="00B748B8">
        <w:rPr>
          <w:lang w:val="en-GB"/>
        </w:rPr>
        <w:t xml:space="preserve"> create an issue</w:t>
      </w:r>
      <w:r w:rsidR="00CC7CB6">
        <w:rPr>
          <w:lang w:val="en-GB"/>
        </w:rPr>
        <w:t xml:space="preserve"> and</w:t>
      </w:r>
      <w:r w:rsidR="00EB1CB4">
        <w:rPr>
          <w:lang w:val="en-GB"/>
        </w:rPr>
        <w:t xml:space="preserve"> assign </w:t>
      </w:r>
      <w:r w:rsidR="00CC7CB6">
        <w:rPr>
          <w:lang w:val="en-GB"/>
        </w:rPr>
        <w:t>it</w:t>
      </w:r>
      <w:r w:rsidR="00CF764B">
        <w:rPr>
          <w:lang w:val="en-GB"/>
        </w:rPr>
        <w:t xml:space="preserve"> to a project, that issue will appear on th</w:t>
      </w:r>
      <w:r w:rsidR="000B3326">
        <w:rPr>
          <w:lang w:val="en-GB"/>
        </w:rPr>
        <w:t>at</w:t>
      </w:r>
      <w:r w:rsidR="00CF764B">
        <w:rPr>
          <w:lang w:val="en-GB"/>
        </w:rPr>
        <w:t xml:space="preserve"> project board</w:t>
      </w:r>
      <w:r w:rsidR="00260117">
        <w:rPr>
          <w:lang w:val="en-GB"/>
        </w:rPr>
        <w:t xml:space="preserve"> (in the “To do” list)</w:t>
      </w:r>
      <w:r w:rsidR="004F7FE8">
        <w:rPr>
          <w:lang w:val="en-GB"/>
        </w:rPr>
        <w:t xml:space="preserve">. You can also see who is assigned to that project. </w:t>
      </w:r>
      <w:r w:rsidR="000A2017">
        <w:rPr>
          <w:lang w:val="en-GB"/>
        </w:rPr>
        <w:t xml:space="preserve">When a </w:t>
      </w:r>
      <w:del w:id="113" w:author="Kristian Snel" w:date="2021-02-08T21:52:00Z">
        <w:r w:rsidR="000A2017" w:rsidDel="008501FC">
          <w:rPr>
            <w:lang w:val="en-GB"/>
          </w:rPr>
          <w:delText>team</w:delText>
        </w:r>
      </w:del>
      <w:ins w:id="114" w:author="Kristian Snel" w:date="2021-02-08T21:53:00Z">
        <w:r w:rsidR="008501FC">
          <w:rPr>
            <w:lang w:val="en-GB"/>
          </w:rPr>
          <w:t xml:space="preserve">group </w:t>
        </w:r>
      </w:ins>
      <w:del w:id="115" w:author="Kristian Snel" w:date="2021-02-08T21:52:00Z">
        <w:r w:rsidR="000A2017" w:rsidDel="008501FC">
          <w:rPr>
            <w:lang w:val="en-GB"/>
          </w:rPr>
          <w:delText>-</w:delText>
        </w:r>
      </w:del>
      <w:r w:rsidR="000A2017">
        <w:rPr>
          <w:lang w:val="en-GB"/>
        </w:rPr>
        <w:t xml:space="preserve">member starts working on a task, it will drag and drop the issue to the “In progress” column. </w:t>
      </w:r>
      <w:r w:rsidR="00691EB7">
        <w:rPr>
          <w:lang w:val="en-GB"/>
        </w:rPr>
        <w:t xml:space="preserve">When the task is finished, the </w:t>
      </w:r>
      <w:del w:id="116" w:author="Kristian Snel" w:date="2021-02-08T21:52:00Z">
        <w:r w:rsidR="00691EB7" w:rsidDel="008501FC">
          <w:rPr>
            <w:lang w:val="en-GB"/>
          </w:rPr>
          <w:delText xml:space="preserve">team </w:delText>
        </w:r>
      </w:del>
      <w:ins w:id="117" w:author="Kristian Snel" w:date="2021-02-08T21:53:00Z">
        <w:r w:rsidR="008501FC">
          <w:rPr>
            <w:lang w:val="en-GB"/>
          </w:rPr>
          <w:t>group</w:t>
        </w:r>
      </w:ins>
      <w:ins w:id="118" w:author="Kristian Snel" w:date="2021-02-08T21:52:00Z">
        <w:r w:rsidR="008501FC">
          <w:rPr>
            <w:lang w:val="en-GB"/>
          </w:rPr>
          <w:t xml:space="preserve"> </w:t>
        </w:r>
      </w:ins>
      <w:r w:rsidR="00691EB7">
        <w:rPr>
          <w:lang w:val="en-GB"/>
        </w:rPr>
        <w:t xml:space="preserve">member will close the task (see chapter </w:t>
      </w:r>
      <w:r w:rsidR="00691EB7">
        <w:rPr>
          <w:lang w:val="en-GB"/>
        </w:rPr>
        <w:fldChar w:fldCharType="begin"/>
      </w:r>
      <w:r w:rsidR="00691EB7">
        <w:rPr>
          <w:lang w:val="en-GB"/>
        </w:rPr>
        <w:instrText xml:space="preserve"> REF _Ref63292544 \r \h  \* MERGEFORMAT </w:instrText>
      </w:r>
      <w:r w:rsidR="00691EB7">
        <w:rPr>
          <w:lang w:val="en-GB"/>
        </w:rPr>
      </w:r>
      <w:r w:rsidR="00691EB7">
        <w:rPr>
          <w:lang w:val="en-GB"/>
        </w:rPr>
        <w:fldChar w:fldCharType="separate"/>
      </w:r>
      <w:r w:rsidR="00691EB7">
        <w:rPr>
          <w:lang w:val="en-GB"/>
        </w:rPr>
        <w:t>2.2</w:t>
      </w:r>
      <w:r w:rsidR="00691EB7">
        <w:rPr>
          <w:lang w:val="en-GB"/>
        </w:rPr>
        <w:fldChar w:fldCharType="end"/>
      </w:r>
      <w:r w:rsidR="00691EB7">
        <w:rPr>
          <w:lang w:val="en-GB"/>
        </w:rPr>
        <w:t xml:space="preserve">) and it will automatically be moved to the “Done” column. </w:t>
      </w:r>
      <w:r w:rsidR="0041725B">
        <w:rPr>
          <w:lang w:val="en-GB"/>
        </w:rPr>
        <w:t>This overview will look something like this.</w:t>
      </w:r>
    </w:p>
    <w:p w14:paraId="27795064" w14:textId="318A9BAE" w:rsidR="0041725B" w:rsidRDefault="00952190" w:rsidP="000B3326">
      <w:pPr>
        <w:jc w:val="both"/>
        <w:rPr>
          <w:lang w:val="en-GB"/>
        </w:rPr>
      </w:pPr>
      <w:r>
        <w:rPr>
          <w:noProof/>
        </w:rPr>
        <w:drawing>
          <wp:inline distT="0" distB="0" distL="0" distR="0" wp14:anchorId="2D831E4E" wp14:editId="1802E4A6">
            <wp:extent cx="5943600" cy="3019425"/>
            <wp:effectExtent l="0" t="0" r="0" b="9525"/>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019425"/>
                    </a:xfrm>
                    <a:prstGeom prst="rect">
                      <a:avLst/>
                    </a:prstGeom>
                  </pic:spPr>
                </pic:pic>
              </a:graphicData>
            </a:graphic>
          </wp:inline>
        </w:drawing>
      </w:r>
    </w:p>
    <w:p w14:paraId="37C4CAF7" w14:textId="58A005E4" w:rsidR="00A66B70" w:rsidRDefault="00952190" w:rsidP="004F26A9">
      <w:pPr>
        <w:rPr>
          <w:ins w:id="119" w:author="Kristian Snel" w:date="2021-02-08T22:12:00Z"/>
          <w:lang w:val="en-GB"/>
        </w:rPr>
      </w:pPr>
      <w:bookmarkStart w:id="120" w:name="_Toc63272894"/>
      <w:bookmarkStart w:id="121" w:name="_Toc61349895"/>
      <w:r>
        <w:rPr>
          <w:lang w:val="en-GB"/>
        </w:rPr>
        <w:t xml:space="preserve">It is also possible to click on the one of the issues on the project board. </w:t>
      </w:r>
      <w:r w:rsidR="0038009A">
        <w:rPr>
          <w:lang w:val="en-GB"/>
        </w:rPr>
        <w:t xml:space="preserve">This opens </w:t>
      </w:r>
      <w:r w:rsidR="00735922">
        <w:rPr>
          <w:lang w:val="en-GB"/>
        </w:rPr>
        <w:t>a window on the side (as shown in the image above)</w:t>
      </w:r>
      <w:r w:rsidR="00FF48A6">
        <w:rPr>
          <w:lang w:val="en-GB"/>
        </w:rPr>
        <w:t xml:space="preserve"> and gives additional information about the task. It is also possible to close the issue from here or see the go to the issue for full details.</w:t>
      </w:r>
    </w:p>
    <w:p w14:paraId="0E0EDCDD" w14:textId="77777777" w:rsidR="00A66B70" w:rsidRDefault="00A66B70">
      <w:pPr>
        <w:rPr>
          <w:ins w:id="122" w:author="Kristian Snel" w:date="2021-02-08T22:12:00Z"/>
          <w:lang w:val="en-GB"/>
        </w:rPr>
      </w:pPr>
      <w:ins w:id="123" w:author="Kristian Snel" w:date="2021-02-08T22:12:00Z">
        <w:r>
          <w:rPr>
            <w:lang w:val="en-GB"/>
          </w:rPr>
          <w:br w:type="page"/>
        </w:r>
      </w:ins>
    </w:p>
    <w:p w14:paraId="6EB95FE0" w14:textId="126D757A" w:rsidR="006924C1" w:rsidDel="00A66B70" w:rsidRDefault="006924C1" w:rsidP="004F26A9">
      <w:pPr>
        <w:rPr>
          <w:del w:id="124" w:author="Kristian Snel" w:date="2021-02-08T22:12:00Z"/>
          <w:lang w:val="en-GB"/>
        </w:rPr>
      </w:pPr>
    </w:p>
    <w:p w14:paraId="25EC807F" w14:textId="31B2E9EC" w:rsidR="00E101EA" w:rsidRDefault="00E101EA" w:rsidP="00E101EA">
      <w:pPr>
        <w:pStyle w:val="Heading2"/>
        <w:rPr>
          <w:lang w:val="en-GB"/>
        </w:rPr>
      </w:pPr>
      <w:r>
        <w:rPr>
          <w:lang w:val="en-GB"/>
        </w:rPr>
        <w:t>Milestones</w:t>
      </w:r>
      <w:bookmarkEnd w:id="120"/>
    </w:p>
    <w:p w14:paraId="7816EA9E" w14:textId="77777777" w:rsidR="00655A41" w:rsidRDefault="00E271CE" w:rsidP="004F26A9">
      <w:pPr>
        <w:rPr>
          <w:lang w:val="en-GB"/>
        </w:rPr>
      </w:pPr>
      <w:r>
        <w:rPr>
          <w:lang w:val="en-GB"/>
        </w:rPr>
        <w:t xml:space="preserve">A useful </w:t>
      </w:r>
      <w:r w:rsidR="00A543FF">
        <w:rPr>
          <w:lang w:val="en-GB"/>
        </w:rPr>
        <w:t xml:space="preserve">way to keep track of deadlines and what tasks to finish for those deadlines can be done by creating milestones. </w:t>
      </w:r>
      <w:r w:rsidR="00EE0DD6">
        <w:rPr>
          <w:lang w:val="en-GB"/>
        </w:rPr>
        <w:t xml:space="preserve">After you have created a milestone, you can assign GitHub issues to it. The milestone will become visible in both the issue overview and on the project board. </w:t>
      </w:r>
      <w:r w:rsidR="00976A9D">
        <w:rPr>
          <w:lang w:val="en-GB"/>
        </w:rPr>
        <w:t xml:space="preserve">To create a milestone, go to </w:t>
      </w:r>
      <w:r w:rsidR="00976A9D">
        <w:rPr>
          <w:noProof/>
        </w:rPr>
        <w:drawing>
          <wp:inline distT="0" distB="0" distL="0" distR="0" wp14:anchorId="02CBF49F" wp14:editId="657429E3">
            <wp:extent cx="349520" cy="157366"/>
            <wp:effectExtent l="0" t="0" r="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8545" cy="183941"/>
                    </a:xfrm>
                    <a:prstGeom prst="rect">
                      <a:avLst/>
                    </a:prstGeom>
                  </pic:spPr>
                </pic:pic>
              </a:graphicData>
            </a:graphic>
          </wp:inline>
        </w:drawing>
      </w:r>
      <w:r w:rsidR="00976A9D">
        <w:rPr>
          <w:lang w:val="en-GB"/>
        </w:rPr>
        <w:t xml:space="preserve">  and in the right corner, you will find </w:t>
      </w:r>
      <w:r w:rsidR="00976A9D">
        <w:rPr>
          <w:noProof/>
        </w:rPr>
        <w:drawing>
          <wp:inline distT="0" distB="0" distL="0" distR="0" wp14:anchorId="2A615CE4" wp14:editId="0D2E6A10">
            <wp:extent cx="578620" cy="152504"/>
            <wp:effectExtent l="0" t="0" r="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33918" cy="193435"/>
                    </a:xfrm>
                    <a:prstGeom prst="rect">
                      <a:avLst/>
                    </a:prstGeom>
                  </pic:spPr>
                </pic:pic>
              </a:graphicData>
            </a:graphic>
          </wp:inline>
        </w:drawing>
      </w:r>
      <w:r w:rsidR="00976A9D">
        <w:rPr>
          <w:lang w:val="en-GB"/>
        </w:rPr>
        <w:t xml:space="preserve">. </w:t>
      </w:r>
      <w:r w:rsidR="00A375E5">
        <w:rPr>
          <w:lang w:val="en-GB"/>
        </w:rPr>
        <w:t xml:space="preserve">This brings you to the GitHub milestones, where you can create a new milestone. </w:t>
      </w:r>
      <w:r w:rsidR="00CE4087">
        <w:rPr>
          <w:lang w:val="en-GB"/>
        </w:rPr>
        <w:t>When you create a milestone, you give it a title, a date for the deadline (optional) and a description of what the milestone holds. The title can be either a version number (using semantic versioning) or a short descriptive title like “demo”.</w:t>
      </w:r>
      <w:r w:rsidR="00655A41">
        <w:rPr>
          <w:lang w:val="en-GB"/>
        </w:rPr>
        <w:t xml:space="preserve"> </w:t>
      </w:r>
    </w:p>
    <w:p w14:paraId="3312A235" w14:textId="3FEE9830" w:rsidR="00655A41" w:rsidRDefault="00655A41" w:rsidP="00655A41">
      <w:pPr>
        <w:jc w:val="center"/>
        <w:rPr>
          <w:lang w:val="en-GB"/>
        </w:rPr>
      </w:pPr>
      <w:r>
        <w:rPr>
          <w:noProof/>
        </w:rPr>
        <w:drawing>
          <wp:inline distT="0" distB="0" distL="0" distR="0" wp14:anchorId="3F5147B3" wp14:editId="36516F7B">
            <wp:extent cx="5943600" cy="1978025"/>
            <wp:effectExtent l="0" t="0" r="0" b="3175"/>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978025"/>
                    </a:xfrm>
                    <a:prstGeom prst="rect">
                      <a:avLst/>
                    </a:prstGeom>
                  </pic:spPr>
                </pic:pic>
              </a:graphicData>
            </a:graphic>
          </wp:inline>
        </w:drawing>
      </w:r>
    </w:p>
    <w:p w14:paraId="345CBC2B" w14:textId="0BE91623" w:rsidR="00E101EA" w:rsidRPr="00655A41" w:rsidRDefault="00655A41" w:rsidP="004F26A9">
      <w:r>
        <w:t xml:space="preserve">After this, you can visit the milestones menu and see the progress of the milestone. It will show how many tasks are still left to do before the milestone is completed. After the milestone is reached, you can close the milestone. </w:t>
      </w:r>
    </w:p>
    <w:p w14:paraId="547E6F58" w14:textId="3AE0ACCA" w:rsidR="00F64E79" w:rsidRPr="00245C63" w:rsidRDefault="006809D3" w:rsidP="00F64E79">
      <w:pPr>
        <w:pStyle w:val="Heading2"/>
        <w:rPr>
          <w:lang w:val="en-GB"/>
        </w:rPr>
      </w:pPr>
      <w:bookmarkStart w:id="125" w:name="_Toc63272896"/>
      <w:r>
        <w:rPr>
          <w:lang w:val="en-GB"/>
        </w:rPr>
        <w:t>W</w:t>
      </w:r>
      <w:r w:rsidR="00F64E79" w:rsidRPr="00245C63">
        <w:rPr>
          <w:lang w:val="en-GB"/>
        </w:rPr>
        <w:t>iki</w:t>
      </w:r>
      <w:bookmarkEnd w:id="121"/>
      <w:bookmarkEnd w:id="125"/>
    </w:p>
    <w:p w14:paraId="5D53FBCA" w14:textId="19721AE8" w:rsidR="00361437" w:rsidRDefault="00F64E79" w:rsidP="004F26A9">
      <w:pPr>
        <w:rPr>
          <w:ins w:id="126" w:author="Kristian Snel" w:date="2021-02-08T22:12:00Z"/>
          <w:lang w:val="en-GB"/>
        </w:rPr>
      </w:pPr>
      <w:r w:rsidRPr="00245C63">
        <w:rPr>
          <w:lang w:val="en-GB"/>
        </w:rPr>
        <w:t xml:space="preserve">The GitHub </w:t>
      </w:r>
      <w:r w:rsidRPr="00245C63">
        <w:rPr>
          <w:noProof/>
          <w:lang w:val="en-GB"/>
        </w:rPr>
        <w:drawing>
          <wp:inline distT="0" distB="0" distL="0" distR="0" wp14:anchorId="34064FA9" wp14:editId="712ADFEE">
            <wp:extent cx="438150" cy="15464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6992" cy="168350"/>
                    </a:xfrm>
                    <a:prstGeom prst="rect">
                      <a:avLst/>
                    </a:prstGeom>
                  </pic:spPr>
                </pic:pic>
              </a:graphicData>
            </a:graphic>
          </wp:inline>
        </w:drawing>
      </w:r>
      <w:r w:rsidRPr="00245C63">
        <w:rPr>
          <w:lang w:val="en-GB"/>
        </w:rPr>
        <w:t xml:space="preserve"> allows you to create a knowledge base around your project. Important information can be saved here in a structured manner.</w:t>
      </w:r>
      <w:ins w:id="127" w:author="Kristian Snel" w:date="2021-02-08T22:12:00Z">
        <w:r w:rsidR="00EF7096">
          <w:rPr>
            <w:lang w:val="en-GB"/>
          </w:rPr>
          <w:t xml:space="preserve"> </w:t>
        </w:r>
      </w:ins>
      <w:ins w:id="128" w:author="Kristian Snel" w:date="2021-02-08T22:13:00Z">
        <w:r w:rsidR="00EF7096">
          <w:rPr>
            <w:lang w:val="en-GB"/>
          </w:rPr>
          <w:t xml:space="preserve">GitHub Wiki also used the same Markdown </w:t>
        </w:r>
        <w:proofErr w:type="spellStart"/>
        <w:r w:rsidR="00EF7096">
          <w:rPr>
            <w:lang w:val="en-GB"/>
          </w:rPr>
          <w:t>languague</w:t>
        </w:r>
        <w:proofErr w:type="spellEnd"/>
        <w:r w:rsidR="00EF7096">
          <w:rPr>
            <w:lang w:val="en-GB"/>
          </w:rPr>
          <w:t xml:space="preserve"> as the readme.</w:t>
        </w:r>
      </w:ins>
      <w:ins w:id="129" w:author="Kristian Snel" w:date="2021-02-08T22:14:00Z">
        <w:r w:rsidR="00EF7096">
          <w:rPr>
            <w:lang w:val="en-GB"/>
          </w:rPr>
          <w:t xml:space="preserve">md file in the root folder of your repository. </w:t>
        </w:r>
      </w:ins>
    </w:p>
    <w:p w14:paraId="77359470" w14:textId="77777777" w:rsidR="00361437" w:rsidRDefault="00361437">
      <w:pPr>
        <w:rPr>
          <w:ins w:id="130" w:author="Kristian Snel" w:date="2021-02-08T22:12:00Z"/>
          <w:lang w:val="en-GB"/>
        </w:rPr>
      </w:pPr>
      <w:ins w:id="131" w:author="Kristian Snel" w:date="2021-02-08T22:12:00Z">
        <w:r>
          <w:rPr>
            <w:lang w:val="en-GB"/>
          </w:rPr>
          <w:br w:type="page"/>
        </w:r>
      </w:ins>
    </w:p>
    <w:p w14:paraId="4765C035" w14:textId="77777777" w:rsidR="00F64E79" w:rsidRDefault="00F64E79" w:rsidP="004F26A9">
      <w:pPr>
        <w:rPr>
          <w:lang w:val="en-GB"/>
        </w:rPr>
      </w:pPr>
    </w:p>
    <w:p w14:paraId="2C5A78A9" w14:textId="77777777" w:rsidR="00FA6B65" w:rsidRPr="00245C63" w:rsidRDefault="00FA6B65" w:rsidP="00FA6B65">
      <w:pPr>
        <w:pStyle w:val="Heading2"/>
        <w:rPr>
          <w:lang w:val="en-GB"/>
        </w:rPr>
      </w:pPr>
      <w:bookmarkStart w:id="132" w:name="_Toc61349896"/>
      <w:bookmarkStart w:id="133" w:name="_Toc63272906"/>
      <w:bookmarkStart w:id="134" w:name="_Toc63272897"/>
      <w:r w:rsidRPr="00245C63">
        <w:rPr>
          <w:lang w:val="en-GB"/>
        </w:rPr>
        <w:t>Transfer ownership</w:t>
      </w:r>
      <w:bookmarkEnd w:id="132"/>
      <w:bookmarkEnd w:id="133"/>
    </w:p>
    <w:p w14:paraId="25D3AF95" w14:textId="42C94449" w:rsidR="00FA6B65" w:rsidRPr="00245C63" w:rsidRDefault="00FA6B65" w:rsidP="004F26A9">
      <w:pPr>
        <w:rPr>
          <w:lang w:val="en-GB"/>
        </w:rPr>
        <w:pPrChange w:id="135" w:author="Kristian Snel" w:date="2021-02-08T22:07:00Z">
          <w:pPr>
            <w:spacing w:after="120"/>
            <w:jc w:val="both"/>
          </w:pPr>
        </w:pPrChange>
      </w:pPr>
      <w:r w:rsidRPr="00245C63">
        <w:rPr>
          <w:noProof/>
          <w:lang w:val="en-GB"/>
        </w:rPr>
        <w:drawing>
          <wp:anchor distT="0" distB="0" distL="114300" distR="114300" simplePos="0" relativeHeight="251707392" behindDoc="0" locked="0" layoutInCell="1" allowOverlap="1" wp14:anchorId="5E40EAD1" wp14:editId="7B7D2B83">
            <wp:simplePos x="0" y="0"/>
            <wp:positionH relativeFrom="margin">
              <wp:align>center</wp:align>
            </wp:positionH>
            <wp:positionV relativeFrom="paragraph">
              <wp:posOffset>794385</wp:posOffset>
            </wp:positionV>
            <wp:extent cx="4284980" cy="1707515"/>
            <wp:effectExtent l="19050" t="19050" r="20320" b="26035"/>
            <wp:wrapSquare wrapText="bothSides"/>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284980" cy="17075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245C63">
        <w:rPr>
          <w:lang w:val="en-GB"/>
        </w:rPr>
        <w:t>For continuation of the project, it is important to hand</w:t>
      </w:r>
      <w:del w:id="136" w:author="Kristian Snel" w:date="2021-02-08T22:08:00Z">
        <w:r w:rsidRPr="00245C63" w:rsidDel="004F26A9">
          <w:rPr>
            <w:lang w:val="en-GB"/>
          </w:rPr>
          <w:delText>-</w:delText>
        </w:r>
      </w:del>
      <w:ins w:id="137" w:author="Kristian Snel" w:date="2021-02-08T22:08:00Z">
        <w:r w:rsidR="004F26A9">
          <w:rPr>
            <w:lang w:val="en-GB"/>
          </w:rPr>
          <w:t xml:space="preserve"> </w:t>
        </w:r>
      </w:ins>
      <w:r w:rsidRPr="00245C63">
        <w:rPr>
          <w:lang w:val="en-GB"/>
        </w:rPr>
        <w:t xml:space="preserve">over the repository to your teacher. First you have to make sure that your teacher has a GitHub pro account. This is due to collaborator limit in private repositories with free GitHub accounts. To check this, go to Manage access and hove over the profile picture. If it is a pro user, it should show the </w:t>
      </w:r>
      <w:r w:rsidRPr="00245C63">
        <w:rPr>
          <w:noProof/>
          <w:lang w:val="en-GB"/>
        </w:rPr>
        <w:drawing>
          <wp:inline distT="0" distB="0" distL="0" distR="0" wp14:anchorId="0BFB4DC2" wp14:editId="42E2C70B">
            <wp:extent cx="262107" cy="159224"/>
            <wp:effectExtent l="0" t="0" r="5080" b="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5135" cy="161063"/>
                    </a:xfrm>
                    <a:prstGeom prst="rect">
                      <a:avLst/>
                    </a:prstGeom>
                  </pic:spPr>
                </pic:pic>
              </a:graphicData>
            </a:graphic>
          </wp:inline>
        </w:drawing>
      </w:r>
      <w:r w:rsidRPr="00245C63">
        <w:rPr>
          <w:lang w:val="en-GB"/>
        </w:rPr>
        <w:t xml:space="preserve"> icon.</w:t>
      </w:r>
    </w:p>
    <w:p w14:paraId="4503A5D8" w14:textId="77777777" w:rsidR="00FA6B65" w:rsidRPr="00245C63" w:rsidRDefault="00FA6B65" w:rsidP="00FA6B65">
      <w:pPr>
        <w:spacing w:after="120"/>
        <w:jc w:val="both"/>
        <w:rPr>
          <w:lang w:val="en-GB"/>
        </w:rPr>
      </w:pPr>
    </w:p>
    <w:p w14:paraId="37FE2A95" w14:textId="77777777" w:rsidR="00FA6B65" w:rsidRPr="00245C63" w:rsidRDefault="00FA6B65" w:rsidP="00FA6B65">
      <w:pPr>
        <w:jc w:val="both"/>
        <w:rPr>
          <w:lang w:val="en-GB"/>
        </w:rPr>
      </w:pPr>
    </w:p>
    <w:p w14:paraId="2CB46B2D" w14:textId="77777777" w:rsidR="00FA6B65" w:rsidRPr="00245C63" w:rsidRDefault="00FA6B65" w:rsidP="00FA6B65">
      <w:pPr>
        <w:jc w:val="both"/>
        <w:rPr>
          <w:lang w:val="en-GB"/>
        </w:rPr>
      </w:pPr>
    </w:p>
    <w:p w14:paraId="2080570B" w14:textId="77777777" w:rsidR="00FA6B65" w:rsidRPr="00245C63" w:rsidRDefault="00FA6B65" w:rsidP="00FA6B65">
      <w:pPr>
        <w:jc w:val="both"/>
        <w:rPr>
          <w:lang w:val="en-GB"/>
        </w:rPr>
      </w:pPr>
    </w:p>
    <w:p w14:paraId="76981596" w14:textId="77777777" w:rsidR="00FA6B65" w:rsidRPr="00245C63" w:rsidRDefault="00FA6B65" w:rsidP="00FA6B65">
      <w:pPr>
        <w:jc w:val="both"/>
        <w:rPr>
          <w:lang w:val="en-GB"/>
        </w:rPr>
      </w:pPr>
    </w:p>
    <w:p w14:paraId="43811E78" w14:textId="77777777" w:rsidR="00FA6B65" w:rsidRPr="00245C63" w:rsidRDefault="00FA6B65" w:rsidP="00FA6B65">
      <w:pPr>
        <w:jc w:val="both"/>
        <w:rPr>
          <w:lang w:val="en-GB"/>
        </w:rPr>
      </w:pPr>
    </w:p>
    <w:p w14:paraId="4B7AA88D" w14:textId="77777777" w:rsidR="00FA6B65" w:rsidRPr="00245C63" w:rsidRDefault="00FA6B65" w:rsidP="00FA6B65">
      <w:pPr>
        <w:jc w:val="both"/>
        <w:rPr>
          <w:lang w:val="en-GB"/>
        </w:rPr>
      </w:pPr>
    </w:p>
    <w:p w14:paraId="3BA10396" w14:textId="77777777" w:rsidR="00FA6B65" w:rsidRPr="00245C63" w:rsidRDefault="00FA6B65" w:rsidP="004F26A9">
      <w:pPr>
        <w:rPr>
          <w:lang w:val="en-GB"/>
        </w:rPr>
        <w:pPrChange w:id="138" w:author="Kristian Snel" w:date="2021-02-08T22:05:00Z">
          <w:pPr>
            <w:jc w:val="both"/>
          </w:pPr>
        </w:pPrChange>
      </w:pPr>
      <w:r w:rsidRPr="00245C63">
        <w:rPr>
          <w:noProof/>
          <w:lang w:val="en-GB"/>
        </w:rPr>
        <w:drawing>
          <wp:anchor distT="0" distB="0" distL="114300" distR="114300" simplePos="0" relativeHeight="251706368" behindDoc="1" locked="0" layoutInCell="1" allowOverlap="1" wp14:anchorId="10FADA59" wp14:editId="0286F5E0">
            <wp:simplePos x="0" y="0"/>
            <wp:positionH relativeFrom="margin">
              <wp:posOffset>3253740</wp:posOffset>
            </wp:positionH>
            <wp:positionV relativeFrom="paragraph">
              <wp:posOffset>21590</wp:posOffset>
            </wp:positionV>
            <wp:extent cx="2419985" cy="3705225"/>
            <wp:effectExtent l="19050" t="19050" r="18415" b="28575"/>
            <wp:wrapTight wrapText="bothSides">
              <wp:wrapPolygon edited="0">
                <wp:start x="-170" y="-111"/>
                <wp:lineTo x="-170" y="21656"/>
                <wp:lineTo x="21594" y="21656"/>
                <wp:lineTo x="21594" y="-111"/>
                <wp:lineTo x="-170" y="-111"/>
              </wp:wrapPolygon>
            </wp:wrapTight>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19985" cy="37052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245C63">
        <w:rPr>
          <w:lang w:val="en-GB"/>
        </w:rPr>
        <w:t xml:space="preserve">To transfer ownership, the owner of the repository must go to settings, and scroll all the way down to the “Danger Zone” and press “Transfer”. A prompt should show up for transferring the repository. There, enter the GitHub username of your teacher. Always double check if you have the user selected. Then follow the other instruction and press “I understand, transfer this repository.” After this is done, inform your teacher that you made a request to transfer your repository. He/she should have received an email about this to accept the transfer. </w:t>
      </w:r>
    </w:p>
    <w:p w14:paraId="2B136D95" w14:textId="77777777" w:rsidR="00FA6B65" w:rsidRPr="00245C63" w:rsidRDefault="00FA6B65" w:rsidP="00FA6B65">
      <w:pPr>
        <w:jc w:val="both"/>
        <w:rPr>
          <w:lang w:val="en-GB"/>
        </w:rPr>
      </w:pPr>
    </w:p>
    <w:p w14:paraId="235FA9AC" w14:textId="77777777" w:rsidR="00FA6B65" w:rsidRPr="00245C63" w:rsidRDefault="00FA6B65" w:rsidP="00FA6B65">
      <w:pPr>
        <w:rPr>
          <w:lang w:val="en-GB"/>
        </w:rPr>
      </w:pPr>
    </w:p>
    <w:p w14:paraId="27FCFC55" w14:textId="77777777" w:rsidR="00FA6B65" w:rsidRPr="00245C63" w:rsidRDefault="00FA6B65" w:rsidP="00FA6B65">
      <w:pPr>
        <w:rPr>
          <w:lang w:val="en-GB"/>
        </w:rPr>
      </w:pPr>
    </w:p>
    <w:p w14:paraId="2F692258" w14:textId="77777777" w:rsidR="00FA6B65" w:rsidRPr="00245C63" w:rsidRDefault="00FA6B65" w:rsidP="00FA6B65">
      <w:pPr>
        <w:rPr>
          <w:lang w:val="en-GB"/>
        </w:rPr>
      </w:pPr>
    </w:p>
    <w:p w14:paraId="6F575F29" w14:textId="77777777" w:rsidR="00FA6B65" w:rsidRPr="00245C63" w:rsidRDefault="00FA6B65" w:rsidP="00FA6B65">
      <w:pPr>
        <w:rPr>
          <w:lang w:val="en-GB"/>
        </w:rPr>
      </w:pPr>
    </w:p>
    <w:p w14:paraId="05EA95E5" w14:textId="77777777" w:rsidR="00FA6B65" w:rsidRPr="00245C63" w:rsidRDefault="00FA6B65" w:rsidP="00FA6B65">
      <w:pPr>
        <w:jc w:val="both"/>
        <w:rPr>
          <w:lang w:val="en-GB"/>
        </w:rPr>
      </w:pPr>
      <w:r w:rsidRPr="00245C63">
        <w:rPr>
          <w:lang w:val="en-GB"/>
        </w:rPr>
        <w:t xml:space="preserve"> </w:t>
      </w:r>
    </w:p>
    <w:p w14:paraId="1385182F" w14:textId="77777777" w:rsidR="00FA6B65" w:rsidRPr="00245C63" w:rsidRDefault="00FA6B65" w:rsidP="00FA6B65">
      <w:pPr>
        <w:rPr>
          <w:lang w:val="en-GB"/>
        </w:rPr>
      </w:pPr>
    </w:p>
    <w:p w14:paraId="73FD7A12" w14:textId="77777777" w:rsidR="00FA6B65" w:rsidRPr="00245C63" w:rsidRDefault="00FA6B65" w:rsidP="00FA6B65">
      <w:pPr>
        <w:rPr>
          <w:lang w:val="en-GB"/>
        </w:rPr>
      </w:pPr>
    </w:p>
    <w:p w14:paraId="08BFF112" w14:textId="490755AB" w:rsidR="00F876C3" w:rsidRPr="00245C63" w:rsidRDefault="005F4ACB" w:rsidP="00C12AD6">
      <w:pPr>
        <w:pStyle w:val="Heading1"/>
        <w:rPr>
          <w:lang w:val="en-GB"/>
        </w:rPr>
      </w:pPr>
      <w:r w:rsidRPr="00245C63">
        <w:rPr>
          <w:lang w:val="en-GB"/>
        </w:rPr>
        <w:lastRenderedPageBreak/>
        <w:t>What is Git and how does it work</w:t>
      </w:r>
      <w:bookmarkEnd w:id="134"/>
    </w:p>
    <w:p w14:paraId="5A6F0C28" w14:textId="3C7B7976" w:rsidR="008C3277" w:rsidRPr="00245C63" w:rsidRDefault="008C3277" w:rsidP="00F876C3">
      <w:pPr>
        <w:rPr>
          <w:lang w:val="en-GB"/>
        </w:rPr>
      </w:pPr>
      <w:r w:rsidRPr="00245C63">
        <w:rPr>
          <w:lang w:val="en-GB"/>
        </w:rPr>
        <w:t xml:space="preserve">Git helps improve your project structure and allows groups to work more efficiently on project files and documents. Git </w:t>
      </w:r>
      <w:r w:rsidR="005F4ACB" w:rsidRPr="00245C63">
        <w:rPr>
          <w:lang w:val="en-GB"/>
        </w:rPr>
        <w:t xml:space="preserve">is </w:t>
      </w:r>
      <w:r w:rsidR="009D715E" w:rsidRPr="00245C63">
        <w:rPr>
          <w:lang w:val="en-GB"/>
        </w:rPr>
        <w:t>described</w:t>
      </w:r>
      <w:r w:rsidR="00F7419A" w:rsidRPr="00245C63">
        <w:rPr>
          <w:lang w:val="en-GB"/>
        </w:rPr>
        <w:t xml:space="preserve"> </w:t>
      </w:r>
      <w:r w:rsidR="005F4ACB" w:rsidRPr="00245C63">
        <w:rPr>
          <w:lang w:val="en-GB"/>
        </w:rPr>
        <w:t>a</w:t>
      </w:r>
      <w:r w:rsidR="009D715E" w:rsidRPr="00245C63">
        <w:rPr>
          <w:lang w:val="en-GB"/>
        </w:rPr>
        <w:t>s a</w:t>
      </w:r>
      <w:r w:rsidRPr="00245C63">
        <w:rPr>
          <w:lang w:val="en-GB"/>
        </w:rPr>
        <w:t xml:space="preserve"> version control system. </w:t>
      </w:r>
    </w:p>
    <w:p w14:paraId="6526908F" w14:textId="2661AB05" w:rsidR="00202EE2" w:rsidRPr="00245C63" w:rsidRDefault="00C705DD" w:rsidP="00056D62">
      <w:pPr>
        <w:pStyle w:val="Heading3"/>
        <w:rPr>
          <w:lang w:val="en-GB"/>
        </w:rPr>
      </w:pPr>
      <w:r w:rsidRPr="00245C63">
        <w:rPr>
          <w:rStyle w:val="IntenseEmphasis"/>
          <w:lang w:val="en-GB"/>
        </w:rPr>
        <w:t xml:space="preserve">Git </w:t>
      </w:r>
      <w:r w:rsidR="00202EE2" w:rsidRPr="00245C63">
        <w:rPr>
          <w:rStyle w:val="IntenseEmphasis"/>
          <w:lang w:val="en-GB"/>
        </w:rPr>
        <w:t>in EXPO projects</w:t>
      </w:r>
    </w:p>
    <w:p w14:paraId="68A6647D" w14:textId="514FF4C7" w:rsidR="007A0B8F" w:rsidRPr="00245C63" w:rsidRDefault="002A380E" w:rsidP="003032A3">
      <w:pPr>
        <w:rPr>
          <w:lang w:val="en-GB"/>
        </w:rPr>
      </w:pPr>
      <w:r w:rsidRPr="00245C63">
        <w:rPr>
          <w:lang w:val="en-GB"/>
        </w:rPr>
        <w:t>To improve the way of working within EXPO groups all disciplines</w:t>
      </w:r>
      <w:r w:rsidR="00C27B70" w:rsidRPr="00245C63">
        <w:rPr>
          <w:lang w:val="en-GB"/>
        </w:rPr>
        <w:t xml:space="preserve"> are </w:t>
      </w:r>
      <w:r w:rsidR="006F779D" w:rsidRPr="00245C63">
        <w:rPr>
          <w:lang w:val="en-GB"/>
        </w:rPr>
        <w:t xml:space="preserve">required to take knowledge of Git. </w:t>
      </w:r>
      <w:r w:rsidR="00BE1910" w:rsidRPr="00245C63">
        <w:rPr>
          <w:lang w:val="en-GB"/>
        </w:rPr>
        <w:t>This allows you to work together more efficiently and get started right away without discussing the need for a digital file storage solution.</w:t>
      </w:r>
    </w:p>
    <w:p w14:paraId="6BC3A57E" w14:textId="21032E5E" w:rsidR="00B86992" w:rsidRPr="00245C63" w:rsidRDefault="007A0B8F">
      <w:pPr>
        <w:rPr>
          <w:rStyle w:val="IntenseEmphasis"/>
          <w:lang w:val="en-GB"/>
        </w:rPr>
      </w:pPr>
      <w:r w:rsidRPr="00245C63">
        <w:rPr>
          <w:lang w:val="en-GB"/>
        </w:rPr>
        <w:t xml:space="preserve">To familiarize every student with Git first a Git basic introduction is given. This chapter requires you to install </w:t>
      </w:r>
      <w:r w:rsidR="00D800DF" w:rsidRPr="00245C63">
        <w:rPr>
          <w:lang w:val="en-GB"/>
        </w:rPr>
        <w:t>GitHub</w:t>
      </w:r>
      <w:r w:rsidRPr="00245C63">
        <w:rPr>
          <w:lang w:val="en-GB"/>
        </w:rPr>
        <w:t xml:space="preserve"> Desktop and create an account at </w:t>
      </w:r>
      <w:r w:rsidR="00D800DF" w:rsidRPr="00245C63">
        <w:rPr>
          <w:lang w:val="en-GB"/>
        </w:rPr>
        <w:t>GitHub</w:t>
      </w:r>
      <w:r w:rsidRPr="00245C63">
        <w:rPr>
          <w:lang w:val="en-GB"/>
        </w:rPr>
        <w:t>.com</w:t>
      </w:r>
      <w:r w:rsidR="00056D62" w:rsidRPr="00245C63">
        <w:rPr>
          <w:lang w:val="en-GB"/>
        </w:rPr>
        <w:t xml:space="preserve">. </w:t>
      </w:r>
      <w:r w:rsidR="00B86992" w:rsidRPr="00245C63">
        <w:rPr>
          <w:lang w:val="en-GB"/>
        </w:rPr>
        <w:t xml:space="preserve">If you have mastered a basic workflow in Git and feel that you want to learn more about Git, this manual also features </w:t>
      </w:r>
      <w:r w:rsidR="002E18AA" w:rsidRPr="00245C63">
        <w:rPr>
          <w:lang w:val="en-GB"/>
        </w:rPr>
        <w:t xml:space="preserve">two chapters going deeper into the </w:t>
      </w:r>
      <w:r w:rsidR="00B86992" w:rsidRPr="00245C63">
        <w:rPr>
          <w:rStyle w:val="IntenseEmphasis"/>
          <w:lang w:val="en-GB"/>
        </w:rPr>
        <w:t xml:space="preserve">Management </w:t>
      </w:r>
      <w:r w:rsidR="00B86992" w:rsidRPr="00245C63">
        <w:rPr>
          <w:lang w:val="en-GB"/>
        </w:rPr>
        <w:t xml:space="preserve">and </w:t>
      </w:r>
      <w:r w:rsidR="008F02E7" w:rsidRPr="00245C63">
        <w:rPr>
          <w:rStyle w:val="IntenseEmphasis"/>
          <w:lang w:val="en-GB"/>
        </w:rPr>
        <w:t>T</w:t>
      </w:r>
      <w:r w:rsidR="00B86992" w:rsidRPr="00245C63">
        <w:rPr>
          <w:rStyle w:val="IntenseEmphasis"/>
          <w:lang w:val="en-GB"/>
        </w:rPr>
        <w:t>echnical</w:t>
      </w:r>
      <w:r w:rsidR="002E18AA" w:rsidRPr="00245C63">
        <w:rPr>
          <w:rStyle w:val="IntenseEmphasis"/>
          <w:lang w:val="en-GB"/>
        </w:rPr>
        <w:t xml:space="preserve"> </w:t>
      </w:r>
      <w:r w:rsidR="002E18AA" w:rsidRPr="00245C63">
        <w:rPr>
          <w:lang w:val="en-GB"/>
        </w:rPr>
        <w:t>uses of Git.</w:t>
      </w:r>
    </w:p>
    <w:p w14:paraId="64BF2939" w14:textId="4C1B9448" w:rsidR="00A40265" w:rsidRPr="00245C63" w:rsidDel="000A400B" w:rsidRDefault="00604B1B" w:rsidP="00C27BF1">
      <w:pPr>
        <w:pStyle w:val="Heading3"/>
        <w:rPr>
          <w:moveFrom w:id="139" w:author="Kristian Snel" w:date="2021-02-08T21:58:00Z"/>
          <w:rStyle w:val="IntenseEmphasis"/>
          <w:lang w:val="en-GB"/>
        </w:rPr>
      </w:pPr>
      <w:moveFromRangeStart w:id="140" w:author="Kristian Snel" w:date="2021-02-08T21:58:00Z" w:name="move63713889"/>
      <w:moveFrom w:id="141" w:author="Kristian Snel" w:date="2021-02-08T21:58:00Z">
        <w:r w:rsidRPr="00245C63" w:rsidDel="000A400B">
          <w:rPr>
            <w:rStyle w:val="IntenseEmphasis"/>
            <w:lang w:val="en-GB"/>
          </w:rPr>
          <w:t>Department specific tips</w:t>
        </w:r>
      </w:moveFrom>
    </w:p>
    <w:p w14:paraId="149D6366" w14:textId="66FC8203" w:rsidR="00A40265" w:rsidRPr="00245C63" w:rsidDel="000A400B" w:rsidRDefault="00540FD4" w:rsidP="00A40265">
      <w:pPr>
        <w:rPr>
          <w:moveFrom w:id="142" w:author="Kristian Snel" w:date="2021-02-08T21:58:00Z"/>
          <w:lang w:val="en-GB"/>
        </w:rPr>
      </w:pPr>
      <w:moveFrom w:id="143" w:author="Kristian Snel" w:date="2021-02-08T21:58:00Z">
        <w:r w:rsidRPr="00245C63" w:rsidDel="000A400B">
          <w:rPr>
            <w:noProof/>
            <w:lang w:val="en-GB" w:eastAsia="en-GB"/>
          </w:rPr>
          <w:drawing>
            <wp:anchor distT="0" distB="0" distL="114300" distR="114300" simplePos="0" relativeHeight="251684864" behindDoc="1" locked="0" layoutInCell="1" allowOverlap="1" wp14:anchorId="245C8A01" wp14:editId="15B96B5B">
              <wp:simplePos x="0" y="0"/>
              <wp:positionH relativeFrom="column">
                <wp:posOffset>2015783</wp:posOffset>
              </wp:positionH>
              <wp:positionV relativeFrom="paragraph">
                <wp:posOffset>218440</wp:posOffset>
              </wp:positionV>
              <wp:extent cx="4336415" cy="2977515"/>
              <wp:effectExtent l="0" t="0" r="6985" b="0"/>
              <wp:wrapTight wrapText="bothSides">
                <wp:wrapPolygon edited="0">
                  <wp:start x="0" y="0"/>
                  <wp:lineTo x="0" y="21420"/>
                  <wp:lineTo x="21540" y="21420"/>
                  <wp:lineTo x="21540" y="0"/>
                  <wp:lineTo x="0" y="0"/>
                </wp:wrapPolygon>
              </wp:wrapTight>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Picture 309"/>
                      <pic:cNvPicPr/>
                    </pic:nvPicPr>
                    <pic:blipFill>
                      <a:blip r:embed="rId15">
                        <a:extLst>
                          <a:ext uri="{28A0092B-C50C-407E-A947-70E740481C1C}">
                            <a14:useLocalDpi xmlns:a14="http://schemas.microsoft.com/office/drawing/2010/main" val="0"/>
                          </a:ext>
                        </a:extLst>
                      </a:blip>
                      <a:stretch>
                        <a:fillRect/>
                      </a:stretch>
                    </pic:blipFill>
                    <pic:spPr>
                      <a:xfrm>
                        <a:off x="0" y="0"/>
                        <a:ext cx="4336415" cy="2977515"/>
                      </a:xfrm>
                      <a:prstGeom prst="rect">
                        <a:avLst/>
                      </a:prstGeom>
                    </pic:spPr>
                  </pic:pic>
                </a:graphicData>
              </a:graphic>
              <wp14:sizeRelH relativeFrom="margin">
                <wp14:pctWidth>0</wp14:pctWidth>
              </wp14:sizeRelH>
              <wp14:sizeRelV relativeFrom="margin">
                <wp14:pctHeight>0</wp14:pctHeight>
              </wp14:sizeRelV>
            </wp:anchor>
          </w:drawing>
        </w:r>
        <w:r w:rsidR="00747DED" w:rsidRPr="00245C63" w:rsidDel="000A400B">
          <w:rPr>
            <w:lang w:val="en-GB"/>
          </w:rPr>
          <w:t>Git was originally intended for use with Software but is much more</w:t>
        </w:r>
        <w:r w:rsidR="00A40265" w:rsidRPr="00245C63" w:rsidDel="000A400B">
          <w:rPr>
            <w:lang w:val="en-GB"/>
          </w:rPr>
          <w:t>:</w:t>
        </w:r>
      </w:moveFrom>
    </w:p>
    <w:p w14:paraId="74FB04E9" w14:textId="31DEE3B9" w:rsidR="00A40265" w:rsidRPr="00245C63" w:rsidDel="000A400B" w:rsidRDefault="00A40265" w:rsidP="00A40265">
      <w:pPr>
        <w:rPr>
          <w:moveFrom w:id="144" w:author="Kristian Snel" w:date="2021-02-08T21:58:00Z"/>
          <w:lang w:val="en-GB"/>
        </w:rPr>
      </w:pPr>
      <w:moveFrom w:id="145" w:author="Kristian Snel" w:date="2021-02-08T21:58:00Z">
        <w:r w:rsidRPr="00245C63" w:rsidDel="000A400B">
          <w:rPr>
            <w:lang w:val="en-GB"/>
          </w:rPr>
          <w:t>Mechanical Engineering</w:t>
        </w:r>
      </w:moveFrom>
    </w:p>
    <w:p w14:paraId="5CF85C13" w14:textId="4ED30D45" w:rsidR="00A40265" w:rsidRPr="00245C63" w:rsidDel="000A400B" w:rsidRDefault="00A40265" w:rsidP="00A40265">
      <w:pPr>
        <w:rPr>
          <w:moveFrom w:id="146" w:author="Kristian Snel" w:date="2021-02-08T21:58:00Z"/>
          <w:lang w:val="en-GB"/>
        </w:rPr>
      </w:pPr>
    </w:p>
    <w:p w14:paraId="2DF641CE" w14:textId="11B0E81C" w:rsidR="00540FD4" w:rsidRPr="00245C63" w:rsidDel="000A400B" w:rsidRDefault="00540FD4" w:rsidP="00A40265">
      <w:pPr>
        <w:rPr>
          <w:moveFrom w:id="147" w:author="Kristian Snel" w:date="2021-02-08T21:58:00Z"/>
          <w:lang w:val="en-GB"/>
        </w:rPr>
      </w:pPr>
    </w:p>
    <w:p w14:paraId="3EF12170" w14:textId="0BEA8EA8" w:rsidR="00A40265" w:rsidRPr="00245C63" w:rsidDel="000A400B" w:rsidRDefault="00A40265" w:rsidP="00A40265">
      <w:pPr>
        <w:rPr>
          <w:moveFrom w:id="148" w:author="Kristian Snel" w:date="2021-02-08T21:58:00Z"/>
          <w:lang w:val="en-GB"/>
        </w:rPr>
      </w:pPr>
      <w:moveFrom w:id="149" w:author="Kristian Snel" w:date="2021-02-08T21:58:00Z">
        <w:r w:rsidRPr="00245C63" w:rsidDel="000A400B">
          <w:rPr>
            <w:lang w:val="en-GB"/>
          </w:rPr>
          <w:br/>
          <w:t>Mechatronics engineering</w:t>
        </w:r>
      </w:moveFrom>
    </w:p>
    <w:p w14:paraId="439CAC0A" w14:textId="406F8844" w:rsidR="00A40265" w:rsidRPr="00245C63" w:rsidDel="000A400B" w:rsidRDefault="00A40265" w:rsidP="00A40265">
      <w:pPr>
        <w:rPr>
          <w:moveFrom w:id="150" w:author="Kristian Snel" w:date="2021-02-08T21:58:00Z"/>
          <w:lang w:val="en-GB"/>
        </w:rPr>
      </w:pPr>
    </w:p>
    <w:p w14:paraId="1BDBF124" w14:textId="11CB6C40" w:rsidR="00540FD4" w:rsidRPr="00245C63" w:rsidDel="000A400B" w:rsidRDefault="00540FD4" w:rsidP="00A40265">
      <w:pPr>
        <w:rPr>
          <w:moveFrom w:id="151" w:author="Kristian Snel" w:date="2021-02-08T21:58:00Z"/>
          <w:lang w:val="en-GB"/>
        </w:rPr>
      </w:pPr>
    </w:p>
    <w:p w14:paraId="6C80DA1D" w14:textId="7FBC5C31" w:rsidR="00A40265" w:rsidRPr="00245C63" w:rsidDel="000A400B" w:rsidRDefault="00A40265" w:rsidP="00A40265">
      <w:pPr>
        <w:rPr>
          <w:moveFrom w:id="152" w:author="Kristian Snel" w:date="2021-02-08T21:58:00Z"/>
          <w:lang w:val="en-GB"/>
        </w:rPr>
      </w:pPr>
      <w:moveFrom w:id="153" w:author="Kristian Snel" w:date="2021-02-08T21:58:00Z">
        <w:r w:rsidRPr="00245C63" w:rsidDel="000A400B">
          <w:rPr>
            <w:lang w:val="en-GB"/>
          </w:rPr>
          <w:br/>
          <w:t>Electrical engineering</w:t>
        </w:r>
      </w:moveFrom>
    </w:p>
    <w:p w14:paraId="5CFF622C" w14:textId="7829BF48" w:rsidR="00A40265" w:rsidRPr="00245C63" w:rsidDel="000A400B" w:rsidRDefault="00A40265">
      <w:pPr>
        <w:rPr>
          <w:moveFrom w:id="154" w:author="Kristian Snel" w:date="2021-02-08T21:58:00Z"/>
          <w:lang w:val="en-GB"/>
        </w:rPr>
      </w:pPr>
    </w:p>
    <w:p w14:paraId="29818759" w14:textId="749C142E" w:rsidR="00AC0074" w:rsidRPr="009B4199" w:rsidDel="000A400B" w:rsidRDefault="0064023B">
      <w:pPr>
        <w:rPr>
          <w:moveFrom w:id="155" w:author="Kristian Snel" w:date="2021-02-08T21:58:00Z"/>
          <w:rFonts w:asciiTheme="majorHAnsi" w:eastAsiaTheme="majorEastAsia" w:hAnsiTheme="majorHAnsi" w:cstheme="majorBidi"/>
          <w:color w:val="2F5496" w:themeColor="accent1" w:themeShade="BF"/>
          <w:sz w:val="32"/>
          <w:szCs w:val="32"/>
          <w:lang w:val="en-GB"/>
        </w:rPr>
      </w:pPr>
      <w:moveFrom w:id="156" w:author="Kristian Snel" w:date="2021-02-08T21:58:00Z">
        <w:r w:rsidRPr="00245C63" w:rsidDel="00250AD5">
          <w:rPr>
            <w:lang w:val="en-GB"/>
          </w:rPr>
          <w:br w:type="page"/>
        </w:r>
        <w:bookmarkStart w:id="157" w:name="_Toc61349898"/>
      </w:moveFrom>
    </w:p>
    <w:p w14:paraId="3CE1D8EB" w14:textId="20893711" w:rsidR="006938B9" w:rsidRPr="00245C63" w:rsidRDefault="006938B9" w:rsidP="00501917">
      <w:pPr>
        <w:pStyle w:val="Heading2"/>
        <w:rPr>
          <w:lang w:val="en-GB"/>
        </w:rPr>
      </w:pPr>
      <w:bookmarkStart w:id="158" w:name="_Toc61349899"/>
      <w:bookmarkStart w:id="159" w:name="_Toc63272899"/>
      <w:bookmarkEnd w:id="157"/>
      <w:moveFromRangeEnd w:id="140"/>
      <w:r w:rsidRPr="00245C63">
        <w:rPr>
          <w:lang w:val="en-GB"/>
        </w:rPr>
        <w:t>Installation</w:t>
      </w:r>
      <w:bookmarkEnd w:id="158"/>
      <w:bookmarkEnd w:id="159"/>
    </w:p>
    <w:p w14:paraId="2D39E964" w14:textId="6BA15700" w:rsidR="006938B9" w:rsidRPr="00245C63" w:rsidRDefault="006938B9" w:rsidP="006938B9">
      <w:pPr>
        <w:rPr>
          <w:lang w:val="en-GB"/>
        </w:rPr>
      </w:pPr>
      <w:r w:rsidRPr="00245C63">
        <w:rPr>
          <w:lang w:val="en-GB"/>
        </w:rPr>
        <w:t xml:space="preserve">Git supports a great variety of Desktop clients. One of the most popular interfaces is </w:t>
      </w:r>
      <w:r w:rsidR="00D800DF" w:rsidRPr="00245C63">
        <w:rPr>
          <w:lang w:val="en-GB"/>
        </w:rPr>
        <w:t>GitHub</w:t>
      </w:r>
      <w:r w:rsidRPr="00245C63">
        <w:rPr>
          <w:lang w:val="en-GB"/>
        </w:rPr>
        <w:t xml:space="preserve"> Desktop.</w:t>
      </w:r>
      <w:r w:rsidR="00144E07" w:rsidRPr="00245C63">
        <w:rPr>
          <w:lang w:val="en-GB"/>
        </w:rPr>
        <w:t xml:space="preserve"> </w:t>
      </w:r>
      <w:r w:rsidR="00D800DF" w:rsidRPr="00245C63">
        <w:rPr>
          <w:lang w:val="en-GB"/>
        </w:rPr>
        <w:t>GitHub</w:t>
      </w:r>
      <w:r w:rsidRPr="00245C63">
        <w:rPr>
          <w:lang w:val="en-GB"/>
        </w:rPr>
        <w:t xml:space="preserve"> Desktop can be downloaded using this link: </w:t>
      </w:r>
      <w:hyperlink r:id="rId36" w:history="1">
        <w:r w:rsidRPr="00245C63">
          <w:rPr>
            <w:rStyle w:val="Hyperlink"/>
            <w:lang w:val="en-GB"/>
          </w:rPr>
          <w:t>https://desktop.</w:t>
        </w:r>
        <w:r w:rsidR="00D800DF" w:rsidRPr="00245C63">
          <w:rPr>
            <w:rStyle w:val="Hyperlink"/>
            <w:lang w:val="en-GB"/>
          </w:rPr>
          <w:t>GitHub</w:t>
        </w:r>
        <w:r w:rsidRPr="00245C63">
          <w:rPr>
            <w:rStyle w:val="Hyperlink"/>
            <w:lang w:val="en-GB"/>
          </w:rPr>
          <w:t>.com/</w:t>
        </w:r>
      </w:hyperlink>
      <w:r w:rsidR="00144E07" w:rsidRPr="00245C63">
        <w:rPr>
          <w:rStyle w:val="Hyperlink"/>
          <w:lang w:val="en-GB"/>
        </w:rPr>
        <w:t>.</w:t>
      </w:r>
      <w:r w:rsidR="00144E07" w:rsidRPr="00245C63">
        <w:rPr>
          <w:lang w:val="en-GB"/>
        </w:rPr>
        <w:t xml:space="preserve"> </w:t>
      </w:r>
      <w:r w:rsidR="00C6098A" w:rsidRPr="00245C63">
        <w:rPr>
          <w:lang w:val="en-GB"/>
        </w:rPr>
        <w:br/>
      </w:r>
      <w:r w:rsidRPr="00245C63">
        <w:rPr>
          <w:lang w:val="en-GB"/>
        </w:rPr>
        <w:t xml:space="preserve">For full details on how to install </w:t>
      </w:r>
      <w:r w:rsidR="00D800DF" w:rsidRPr="00245C63">
        <w:rPr>
          <w:lang w:val="en-GB"/>
        </w:rPr>
        <w:t>GitHub</w:t>
      </w:r>
      <w:r w:rsidRPr="00245C63">
        <w:rPr>
          <w:lang w:val="en-GB"/>
        </w:rPr>
        <w:t xml:space="preserve"> Desktop please refer to Appendix </w:t>
      </w:r>
      <w:r w:rsidRPr="00245C63">
        <w:rPr>
          <w:lang w:val="en-GB"/>
        </w:rPr>
        <w:fldChar w:fldCharType="begin"/>
      </w:r>
      <w:r w:rsidRPr="00245C63">
        <w:rPr>
          <w:lang w:val="en-GB"/>
        </w:rPr>
        <w:instrText xml:space="preserve"> REF _Ref57450053 \h </w:instrText>
      </w:r>
      <w:r w:rsidRPr="00245C63">
        <w:rPr>
          <w:lang w:val="en-GB"/>
        </w:rPr>
      </w:r>
      <w:r w:rsidRPr="00245C63">
        <w:rPr>
          <w:lang w:val="en-GB"/>
        </w:rPr>
        <w:fldChar w:fldCharType="separate"/>
      </w:r>
      <w:r w:rsidRPr="00245C63">
        <w:rPr>
          <w:lang w:val="en-GB"/>
        </w:rPr>
        <w:t>A. Installation</w:t>
      </w:r>
      <w:r w:rsidRPr="00245C63">
        <w:rPr>
          <w:lang w:val="en-GB"/>
        </w:rPr>
        <w:fldChar w:fldCharType="end"/>
      </w:r>
      <w:r w:rsidRPr="00245C63">
        <w:rPr>
          <w:lang w:val="en-GB"/>
        </w:rPr>
        <w:t>.</w:t>
      </w:r>
      <w:r w:rsidR="00144E07" w:rsidRPr="00245C63">
        <w:rPr>
          <w:lang w:val="en-GB"/>
        </w:rPr>
        <w:t xml:space="preserve"> </w:t>
      </w:r>
      <w:r w:rsidRPr="00245C63">
        <w:rPr>
          <w:lang w:val="en-GB"/>
        </w:rPr>
        <w:t xml:space="preserve">After downloading the software create a </w:t>
      </w:r>
      <w:r w:rsidR="00D800DF" w:rsidRPr="00245C63">
        <w:rPr>
          <w:lang w:val="en-GB"/>
        </w:rPr>
        <w:t>GitHub</w:t>
      </w:r>
      <w:r w:rsidRPr="00245C63">
        <w:rPr>
          <w:lang w:val="en-GB"/>
        </w:rPr>
        <w:t xml:space="preserve"> account at </w:t>
      </w:r>
      <w:hyperlink r:id="rId37" w:history="1">
        <w:r w:rsidRPr="00245C63">
          <w:rPr>
            <w:rStyle w:val="Hyperlink"/>
            <w:lang w:val="en-GB"/>
          </w:rPr>
          <w:t>https://</w:t>
        </w:r>
        <w:r w:rsidR="00D800DF" w:rsidRPr="00245C63">
          <w:rPr>
            <w:rStyle w:val="Hyperlink"/>
            <w:lang w:val="en-GB"/>
          </w:rPr>
          <w:t>GitHub</w:t>
        </w:r>
        <w:r w:rsidRPr="00245C63">
          <w:rPr>
            <w:rStyle w:val="Hyperlink"/>
            <w:lang w:val="en-GB"/>
          </w:rPr>
          <w:t>.com/join?source=login</w:t>
        </w:r>
      </w:hyperlink>
    </w:p>
    <w:p w14:paraId="2B8B3E66" w14:textId="77777777" w:rsidR="00250AD5" w:rsidRDefault="00250AD5">
      <w:pPr>
        <w:rPr>
          <w:ins w:id="160" w:author="Kristian Snel" w:date="2021-02-08T21:57:00Z"/>
          <w:rFonts w:asciiTheme="majorHAnsi" w:eastAsiaTheme="majorEastAsia" w:hAnsiTheme="majorHAnsi" w:cstheme="majorBidi"/>
          <w:color w:val="F05133"/>
          <w:sz w:val="28"/>
          <w:szCs w:val="32"/>
          <w:lang w:val="en-GB"/>
        </w:rPr>
      </w:pPr>
      <w:bookmarkStart w:id="161" w:name="_Toc61349900"/>
      <w:bookmarkStart w:id="162" w:name="_Toc63272900"/>
      <w:ins w:id="163" w:author="Kristian Snel" w:date="2021-02-08T21:57:00Z">
        <w:r>
          <w:rPr>
            <w:lang w:val="en-GB"/>
          </w:rPr>
          <w:br w:type="page"/>
        </w:r>
      </w:ins>
    </w:p>
    <w:p w14:paraId="1EAEFAE3" w14:textId="6EF0EB99" w:rsidR="009D6259" w:rsidRPr="00245C63" w:rsidRDefault="009D6259" w:rsidP="00501917">
      <w:pPr>
        <w:pStyle w:val="Heading2"/>
        <w:rPr>
          <w:lang w:val="en-GB"/>
        </w:rPr>
      </w:pPr>
      <w:r w:rsidRPr="00245C63">
        <w:rPr>
          <w:lang w:val="en-GB"/>
        </w:rPr>
        <w:lastRenderedPageBreak/>
        <w:t>Version control with Git</w:t>
      </w:r>
      <w:bookmarkEnd w:id="161"/>
      <w:bookmarkEnd w:id="162"/>
    </w:p>
    <w:p w14:paraId="39DB8E10" w14:textId="5F846D40" w:rsidR="009D6259" w:rsidRPr="00245C63" w:rsidRDefault="009D6259" w:rsidP="009D6259">
      <w:pPr>
        <w:rPr>
          <w:lang w:val="en-GB"/>
        </w:rPr>
      </w:pPr>
      <w:r w:rsidRPr="00245C63">
        <w:rPr>
          <w:lang w:val="en-GB"/>
        </w:rPr>
        <w:t xml:space="preserve">Before using </w:t>
      </w:r>
      <w:r w:rsidR="00335E85" w:rsidRPr="00245C63">
        <w:rPr>
          <w:lang w:val="en-GB"/>
        </w:rPr>
        <w:t>Git,</w:t>
      </w:r>
      <w:r w:rsidRPr="00245C63">
        <w:rPr>
          <w:lang w:val="en-GB"/>
        </w:rPr>
        <w:t xml:space="preserve"> it is important to understand a few terms and concepts.</w:t>
      </w:r>
    </w:p>
    <w:p w14:paraId="36E5CD1C" w14:textId="3301FFF1" w:rsidR="009D6259" w:rsidRDefault="009D6259" w:rsidP="009D6259">
      <w:pPr>
        <w:jc w:val="center"/>
        <w:rPr>
          <w:lang w:val="en-GB"/>
        </w:rPr>
      </w:pPr>
      <w:r w:rsidRPr="00245C63">
        <w:rPr>
          <w:noProof/>
          <w:lang w:val="en-GB" w:eastAsia="en-GB"/>
        </w:rPr>
        <w:drawing>
          <wp:inline distT="0" distB="0" distL="0" distR="0" wp14:anchorId="08C6FAA5" wp14:editId="16561F00">
            <wp:extent cx="5907462" cy="1710055"/>
            <wp:effectExtent l="0" t="0" r="0" b="4445"/>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289"/>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907462" cy="1710055"/>
                    </a:xfrm>
                    <a:prstGeom prst="rect">
                      <a:avLst/>
                    </a:prstGeom>
                    <a:noFill/>
                    <a:ln>
                      <a:noFill/>
                    </a:ln>
                  </pic:spPr>
                </pic:pic>
              </a:graphicData>
            </a:graphic>
          </wp:inline>
        </w:drawing>
      </w:r>
    </w:p>
    <w:p w14:paraId="6EC49930" w14:textId="77777777" w:rsidR="00787071" w:rsidRPr="00245C63" w:rsidRDefault="00787071" w:rsidP="009D6259">
      <w:pPr>
        <w:jc w:val="center"/>
        <w:rPr>
          <w:lang w:val="en-GB"/>
        </w:rPr>
      </w:pPr>
    </w:p>
    <w:tbl>
      <w:tblPr>
        <w:tblStyle w:val="PlainTable1"/>
        <w:tblW w:w="0" w:type="auto"/>
        <w:tblLook w:val="04A0" w:firstRow="1" w:lastRow="0" w:firstColumn="1" w:lastColumn="0" w:noHBand="0" w:noVBand="1"/>
        <w:tblPrChange w:id="164" w:author="Kristian Snel" w:date="2021-02-08T21:56:00Z">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1555"/>
        <w:gridCol w:w="7795"/>
        <w:tblGridChange w:id="165">
          <w:tblGrid>
            <w:gridCol w:w="1555"/>
            <w:gridCol w:w="7795"/>
          </w:tblGrid>
        </w:tblGridChange>
      </w:tblGrid>
      <w:tr w:rsidR="00800427" w14:paraId="2EB2A193" w14:textId="77777777" w:rsidTr="007801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Change w:id="166" w:author="Kristian Snel" w:date="2021-02-08T21:56:00Z">
              <w:tcPr>
                <w:tcW w:w="1555" w:type="dxa"/>
                <w:tcBorders>
                  <w:bottom w:val="single" w:sz="4" w:space="0" w:color="auto"/>
                  <w:right w:val="single" w:sz="4" w:space="0" w:color="auto"/>
                </w:tcBorders>
              </w:tcPr>
            </w:tcPrChange>
          </w:tcPr>
          <w:p w14:paraId="3C57F7E9" w14:textId="7D7D4D54" w:rsidR="00800427" w:rsidRPr="00245C63" w:rsidRDefault="00800427" w:rsidP="009D6259">
            <w:pPr>
              <w:cnfStyle w:val="101000000000" w:firstRow="1" w:lastRow="0" w:firstColumn="1" w:lastColumn="0" w:oddVBand="0" w:evenVBand="0" w:oddHBand="0" w:evenHBand="0" w:firstRowFirstColumn="0" w:firstRowLastColumn="0" w:lastRowFirstColumn="0" w:lastRowLastColumn="0"/>
              <w:rPr>
                <w:rStyle w:val="Strong"/>
                <w:lang w:val="en-GB"/>
              </w:rPr>
            </w:pPr>
            <w:r>
              <w:rPr>
                <w:rStyle w:val="Strong"/>
                <w:lang w:val="en-GB"/>
              </w:rPr>
              <w:t>Term</w:t>
            </w:r>
          </w:p>
        </w:tc>
        <w:tc>
          <w:tcPr>
            <w:tcW w:w="7795" w:type="dxa"/>
            <w:tcPrChange w:id="167" w:author="Kristian Snel" w:date="2021-02-08T21:56:00Z">
              <w:tcPr>
                <w:tcW w:w="7795" w:type="dxa"/>
                <w:tcBorders>
                  <w:left w:val="single" w:sz="4" w:space="0" w:color="auto"/>
                  <w:bottom w:val="single" w:sz="4" w:space="0" w:color="auto"/>
                </w:tcBorders>
              </w:tcPr>
            </w:tcPrChange>
          </w:tcPr>
          <w:p w14:paraId="15CE8435" w14:textId="45E0A98A" w:rsidR="00800427" w:rsidRPr="00E12A48" w:rsidRDefault="00E12A48" w:rsidP="009D6259">
            <w:pPr>
              <w:cnfStyle w:val="100000000000" w:firstRow="1" w:lastRow="0" w:firstColumn="0" w:lastColumn="0" w:oddVBand="0" w:evenVBand="0" w:oddHBand="0" w:evenHBand="0" w:firstRowFirstColumn="0" w:firstRowLastColumn="0" w:lastRowFirstColumn="0" w:lastRowLastColumn="0"/>
              <w:rPr>
                <w:rStyle w:val="Strong"/>
                <w:lang w:val="en-GB"/>
              </w:rPr>
            </w:pPr>
            <w:r w:rsidRPr="00E12A48">
              <w:rPr>
                <w:rStyle w:val="Strong"/>
                <w:lang w:val="en-GB"/>
              </w:rPr>
              <w:t>Description</w:t>
            </w:r>
          </w:p>
        </w:tc>
      </w:tr>
      <w:tr w:rsidR="00110FE8" w14:paraId="5CC2F273" w14:textId="77777777" w:rsidTr="007801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Change w:id="168" w:author="Kristian Snel" w:date="2021-02-08T21:56:00Z">
              <w:tcPr>
                <w:tcW w:w="1555" w:type="dxa"/>
                <w:tcBorders>
                  <w:top w:val="single" w:sz="4" w:space="0" w:color="auto"/>
                  <w:bottom w:val="single" w:sz="4" w:space="0" w:color="auto"/>
                  <w:right w:val="single" w:sz="4" w:space="0" w:color="auto"/>
                </w:tcBorders>
              </w:tcPr>
            </w:tcPrChange>
          </w:tcPr>
          <w:p w14:paraId="11BEDB67" w14:textId="04EF67C9" w:rsidR="00110FE8" w:rsidRDefault="00110FE8" w:rsidP="009D6259">
            <w:pPr>
              <w:cnfStyle w:val="001000100000" w:firstRow="0" w:lastRow="0" w:firstColumn="1" w:lastColumn="0" w:oddVBand="0" w:evenVBand="0" w:oddHBand="1" w:evenHBand="0" w:firstRowFirstColumn="0" w:firstRowLastColumn="0" w:lastRowFirstColumn="0" w:lastRowLastColumn="0"/>
              <w:rPr>
                <w:rStyle w:val="Strong"/>
                <w:lang w:val="en-GB"/>
              </w:rPr>
            </w:pPr>
            <w:r w:rsidRPr="00245C63">
              <w:rPr>
                <w:rStyle w:val="Strong"/>
                <w:lang w:val="en-GB"/>
              </w:rPr>
              <w:t>Repository</w:t>
            </w:r>
          </w:p>
        </w:tc>
        <w:tc>
          <w:tcPr>
            <w:tcW w:w="7795" w:type="dxa"/>
            <w:tcPrChange w:id="169" w:author="Kristian Snel" w:date="2021-02-08T21:56:00Z">
              <w:tcPr>
                <w:tcW w:w="7795" w:type="dxa"/>
                <w:tcBorders>
                  <w:top w:val="single" w:sz="4" w:space="0" w:color="auto"/>
                  <w:left w:val="single" w:sz="4" w:space="0" w:color="auto"/>
                  <w:bottom w:val="single" w:sz="4" w:space="0" w:color="auto"/>
                </w:tcBorders>
              </w:tcPr>
            </w:tcPrChange>
          </w:tcPr>
          <w:p w14:paraId="61F3B065" w14:textId="3660FF0F" w:rsidR="00110FE8" w:rsidRPr="00110FE8" w:rsidRDefault="00110FE8" w:rsidP="009D6259">
            <w:pPr>
              <w:cnfStyle w:val="000000100000" w:firstRow="0" w:lastRow="0" w:firstColumn="0" w:lastColumn="0" w:oddVBand="0" w:evenVBand="0" w:oddHBand="1" w:evenHBand="0" w:firstRowFirstColumn="0" w:firstRowLastColumn="0" w:lastRowFirstColumn="0" w:lastRowLastColumn="0"/>
              <w:rPr>
                <w:rStyle w:val="Strong"/>
                <w:b w:val="0"/>
                <w:bCs w:val="0"/>
                <w:lang w:val="en-GB"/>
              </w:rPr>
            </w:pPr>
            <w:r w:rsidRPr="00110FE8">
              <w:rPr>
                <w:rStyle w:val="Strong"/>
                <w:b w:val="0"/>
                <w:bCs w:val="0"/>
                <w:lang w:val="en-GB"/>
              </w:rPr>
              <w:t>A repository (or repo) is a folder or “storage location” with a .git/ folder inside to add Git version-control. A repository records changes in the files that it contains and may support multiple timelines of a project (see Branches).</w:t>
            </w:r>
          </w:p>
        </w:tc>
      </w:tr>
      <w:tr w:rsidR="00110FE8" w14:paraId="7B48B3BD" w14:textId="77777777" w:rsidTr="00780167">
        <w:tc>
          <w:tcPr>
            <w:cnfStyle w:val="001000000000" w:firstRow="0" w:lastRow="0" w:firstColumn="1" w:lastColumn="0" w:oddVBand="0" w:evenVBand="0" w:oddHBand="0" w:evenHBand="0" w:firstRowFirstColumn="0" w:firstRowLastColumn="0" w:lastRowFirstColumn="0" w:lastRowLastColumn="0"/>
            <w:tcW w:w="1555" w:type="dxa"/>
            <w:tcPrChange w:id="170" w:author="Kristian Snel" w:date="2021-02-08T21:56:00Z">
              <w:tcPr>
                <w:tcW w:w="1555" w:type="dxa"/>
                <w:tcBorders>
                  <w:top w:val="single" w:sz="4" w:space="0" w:color="auto"/>
                  <w:bottom w:val="single" w:sz="4" w:space="0" w:color="auto"/>
                  <w:right w:val="single" w:sz="4" w:space="0" w:color="auto"/>
                </w:tcBorders>
              </w:tcPr>
            </w:tcPrChange>
          </w:tcPr>
          <w:p w14:paraId="1B55514F" w14:textId="66273BE3" w:rsidR="00110FE8" w:rsidRPr="00245C63" w:rsidRDefault="00110FE8" w:rsidP="009D6259">
            <w:pPr>
              <w:rPr>
                <w:rStyle w:val="Strong"/>
                <w:lang w:val="en-GB"/>
              </w:rPr>
            </w:pPr>
            <w:r w:rsidRPr="00245C63">
              <w:rPr>
                <w:rStyle w:val="Strong"/>
                <w:lang w:val="en-GB"/>
              </w:rPr>
              <w:t>Local</w:t>
            </w:r>
          </w:p>
        </w:tc>
        <w:tc>
          <w:tcPr>
            <w:tcW w:w="7795" w:type="dxa"/>
            <w:tcPrChange w:id="171" w:author="Kristian Snel" w:date="2021-02-08T21:56:00Z">
              <w:tcPr>
                <w:tcW w:w="7795" w:type="dxa"/>
                <w:tcBorders>
                  <w:top w:val="single" w:sz="4" w:space="0" w:color="auto"/>
                  <w:left w:val="single" w:sz="4" w:space="0" w:color="auto"/>
                  <w:bottom w:val="single" w:sz="4" w:space="0" w:color="auto"/>
                </w:tcBorders>
              </w:tcPr>
            </w:tcPrChange>
          </w:tcPr>
          <w:p w14:paraId="331D04AA" w14:textId="1DD4809A" w:rsidR="00110FE8" w:rsidRPr="00110FE8" w:rsidRDefault="00110FE8" w:rsidP="009D6259">
            <w:pPr>
              <w:cnfStyle w:val="000000000000" w:firstRow="0" w:lastRow="0" w:firstColumn="0" w:lastColumn="0" w:oddVBand="0" w:evenVBand="0" w:oddHBand="0" w:evenHBand="0" w:firstRowFirstColumn="0" w:firstRowLastColumn="0" w:lastRowFirstColumn="0" w:lastRowLastColumn="0"/>
              <w:rPr>
                <w:rStyle w:val="Strong"/>
                <w:b w:val="0"/>
                <w:bCs w:val="0"/>
                <w:lang w:val="en-GB"/>
              </w:rPr>
            </w:pPr>
            <w:r w:rsidRPr="00110FE8">
              <w:rPr>
                <w:rStyle w:val="Strong"/>
                <w:b w:val="0"/>
                <w:bCs w:val="0"/>
                <w:lang w:val="en-GB"/>
              </w:rPr>
              <w:t>Refers to your local repository, this is where you can make changes to project files.</w:t>
            </w:r>
          </w:p>
        </w:tc>
      </w:tr>
      <w:tr w:rsidR="00110FE8" w14:paraId="06C027A6" w14:textId="77777777" w:rsidTr="007801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Change w:id="172" w:author="Kristian Snel" w:date="2021-02-08T21:56:00Z">
              <w:tcPr>
                <w:tcW w:w="1555" w:type="dxa"/>
                <w:tcBorders>
                  <w:top w:val="single" w:sz="4" w:space="0" w:color="auto"/>
                  <w:bottom w:val="single" w:sz="4" w:space="0" w:color="auto"/>
                  <w:right w:val="single" w:sz="4" w:space="0" w:color="auto"/>
                </w:tcBorders>
              </w:tcPr>
            </w:tcPrChange>
          </w:tcPr>
          <w:p w14:paraId="5FA783B9" w14:textId="2E3FD18D" w:rsidR="00110FE8" w:rsidRPr="00245C63" w:rsidRDefault="00110FE8" w:rsidP="009D6259">
            <w:pPr>
              <w:cnfStyle w:val="001000100000" w:firstRow="0" w:lastRow="0" w:firstColumn="1" w:lastColumn="0" w:oddVBand="0" w:evenVBand="0" w:oddHBand="1" w:evenHBand="0" w:firstRowFirstColumn="0" w:firstRowLastColumn="0" w:lastRowFirstColumn="0" w:lastRowLastColumn="0"/>
              <w:rPr>
                <w:rStyle w:val="Strong"/>
                <w:lang w:val="en-GB"/>
              </w:rPr>
            </w:pPr>
            <w:r w:rsidRPr="00245C63">
              <w:rPr>
                <w:rStyle w:val="Strong"/>
                <w:lang w:val="en-GB"/>
              </w:rPr>
              <w:t>Origin</w:t>
            </w:r>
          </w:p>
        </w:tc>
        <w:tc>
          <w:tcPr>
            <w:tcW w:w="7795" w:type="dxa"/>
            <w:tcPrChange w:id="173" w:author="Kristian Snel" w:date="2021-02-08T21:56:00Z">
              <w:tcPr>
                <w:tcW w:w="7795" w:type="dxa"/>
                <w:tcBorders>
                  <w:top w:val="single" w:sz="4" w:space="0" w:color="auto"/>
                  <w:left w:val="single" w:sz="4" w:space="0" w:color="auto"/>
                  <w:bottom w:val="single" w:sz="4" w:space="0" w:color="auto"/>
                </w:tcBorders>
              </w:tcPr>
            </w:tcPrChange>
          </w:tcPr>
          <w:p w14:paraId="38754AB7" w14:textId="6F4249A5" w:rsidR="00110FE8" w:rsidRPr="00110FE8" w:rsidRDefault="00110FE8" w:rsidP="009D6259">
            <w:pPr>
              <w:cnfStyle w:val="000000100000" w:firstRow="0" w:lastRow="0" w:firstColumn="0" w:lastColumn="0" w:oddVBand="0" w:evenVBand="0" w:oddHBand="1" w:evenHBand="0" w:firstRowFirstColumn="0" w:firstRowLastColumn="0" w:lastRowFirstColumn="0" w:lastRowLastColumn="0"/>
              <w:rPr>
                <w:rStyle w:val="Strong"/>
                <w:b w:val="0"/>
                <w:bCs w:val="0"/>
                <w:lang w:val="en-GB"/>
              </w:rPr>
            </w:pPr>
            <w:r w:rsidRPr="00110FE8">
              <w:rPr>
                <w:rStyle w:val="Strong"/>
                <w:b w:val="0"/>
                <w:bCs w:val="0"/>
                <w:lang w:val="en-GB"/>
              </w:rPr>
              <w:t>The Origin refers to where the repository the project is cloned from (originates from). In a standard workflow</w:t>
            </w:r>
            <w:r w:rsidR="00DC386D">
              <w:rPr>
                <w:rStyle w:val="Strong"/>
                <w:b w:val="0"/>
                <w:bCs w:val="0"/>
                <w:lang w:val="en-GB"/>
              </w:rPr>
              <w:t xml:space="preserve">, </w:t>
            </w:r>
            <w:r w:rsidR="00951C1A">
              <w:rPr>
                <w:rStyle w:val="Strong"/>
                <w:b w:val="0"/>
                <w:bCs w:val="0"/>
                <w:lang w:val="en-GB"/>
              </w:rPr>
              <w:t xml:space="preserve">your local is </w:t>
            </w:r>
            <w:r w:rsidR="00380D52">
              <w:rPr>
                <w:rStyle w:val="Strong"/>
                <w:b w:val="0"/>
                <w:bCs w:val="0"/>
                <w:lang w:val="en-GB"/>
              </w:rPr>
              <w:t>your computer</w:t>
            </w:r>
            <w:r w:rsidR="001C40CF">
              <w:rPr>
                <w:rStyle w:val="Strong"/>
                <w:b w:val="0"/>
                <w:bCs w:val="0"/>
                <w:lang w:val="en-GB"/>
              </w:rPr>
              <w:t xml:space="preserve"> (on which you change the files)</w:t>
            </w:r>
            <w:r w:rsidR="001F7633">
              <w:rPr>
                <w:rStyle w:val="Strong"/>
                <w:b w:val="0"/>
                <w:bCs w:val="0"/>
                <w:lang w:val="en-GB"/>
              </w:rPr>
              <w:t xml:space="preserve"> and </w:t>
            </w:r>
            <w:r w:rsidR="001355E1">
              <w:rPr>
                <w:rStyle w:val="Strong"/>
                <w:b w:val="0"/>
                <w:bCs w:val="0"/>
                <w:lang w:val="en-GB"/>
              </w:rPr>
              <w:t>the</w:t>
            </w:r>
            <w:r w:rsidR="001F7633">
              <w:rPr>
                <w:rStyle w:val="Strong"/>
                <w:b w:val="0"/>
                <w:bCs w:val="0"/>
                <w:lang w:val="en-GB"/>
              </w:rPr>
              <w:t xml:space="preserve"> origin is</w:t>
            </w:r>
            <w:r w:rsidR="00E30BFE">
              <w:rPr>
                <w:rStyle w:val="Strong"/>
                <w:b w:val="0"/>
                <w:bCs w:val="0"/>
                <w:lang w:val="en-GB"/>
              </w:rPr>
              <w:t xml:space="preserve"> the repository that you </w:t>
            </w:r>
            <w:r w:rsidR="0098682F">
              <w:rPr>
                <w:rStyle w:val="Strong"/>
                <w:b w:val="0"/>
                <w:bCs w:val="0"/>
                <w:lang w:val="en-GB"/>
              </w:rPr>
              <w:t>push</w:t>
            </w:r>
            <w:r w:rsidR="00E30BFE">
              <w:rPr>
                <w:rStyle w:val="Strong"/>
                <w:b w:val="0"/>
                <w:bCs w:val="0"/>
                <w:lang w:val="en-GB"/>
              </w:rPr>
              <w:t xml:space="preserve"> your changes to. </w:t>
            </w:r>
          </w:p>
        </w:tc>
      </w:tr>
      <w:tr w:rsidR="00110FE8" w14:paraId="690126C2" w14:textId="77777777" w:rsidTr="00780167">
        <w:tc>
          <w:tcPr>
            <w:cnfStyle w:val="001000000000" w:firstRow="0" w:lastRow="0" w:firstColumn="1" w:lastColumn="0" w:oddVBand="0" w:evenVBand="0" w:oddHBand="0" w:evenHBand="0" w:firstRowFirstColumn="0" w:firstRowLastColumn="0" w:lastRowFirstColumn="0" w:lastRowLastColumn="0"/>
            <w:tcW w:w="1555" w:type="dxa"/>
            <w:tcPrChange w:id="174" w:author="Kristian Snel" w:date="2021-02-08T21:56:00Z">
              <w:tcPr>
                <w:tcW w:w="1555" w:type="dxa"/>
                <w:tcBorders>
                  <w:top w:val="single" w:sz="4" w:space="0" w:color="auto"/>
                  <w:bottom w:val="single" w:sz="4" w:space="0" w:color="auto"/>
                  <w:right w:val="single" w:sz="4" w:space="0" w:color="auto"/>
                </w:tcBorders>
              </w:tcPr>
            </w:tcPrChange>
          </w:tcPr>
          <w:p w14:paraId="0D554361" w14:textId="785CF437" w:rsidR="00110FE8" w:rsidRPr="00245C63" w:rsidRDefault="00110FE8" w:rsidP="009D6259">
            <w:pPr>
              <w:rPr>
                <w:rStyle w:val="Strong"/>
                <w:lang w:val="en-GB"/>
              </w:rPr>
            </w:pPr>
            <w:r w:rsidRPr="00245C63">
              <w:rPr>
                <w:rStyle w:val="Strong"/>
                <w:lang w:val="en-GB"/>
              </w:rPr>
              <w:t>Remote</w:t>
            </w:r>
          </w:p>
        </w:tc>
        <w:tc>
          <w:tcPr>
            <w:tcW w:w="7795" w:type="dxa"/>
            <w:tcPrChange w:id="175" w:author="Kristian Snel" w:date="2021-02-08T21:56:00Z">
              <w:tcPr>
                <w:tcW w:w="7795" w:type="dxa"/>
                <w:tcBorders>
                  <w:top w:val="single" w:sz="4" w:space="0" w:color="auto"/>
                  <w:left w:val="single" w:sz="4" w:space="0" w:color="auto"/>
                  <w:bottom w:val="single" w:sz="4" w:space="0" w:color="auto"/>
                </w:tcBorders>
              </w:tcPr>
            </w:tcPrChange>
          </w:tcPr>
          <w:p w14:paraId="1B06A553" w14:textId="17FA8E7E" w:rsidR="00110FE8" w:rsidRPr="00110FE8" w:rsidRDefault="00110FE8" w:rsidP="009D6259">
            <w:pPr>
              <w:cnfStyle w:val="000000000000" w:firstRow="0" w:lastRow="0" w:firstColumn="0" w:lastColumn="0" w:oddVBand="0" w:evenVBand="0" w:oddHBand="0" w:evenHBand="0" w:firstRowFirstColumn="0" w:firstRowLastColumn="0" w:lastRowFirstColumn="0" w:lastRowLastColumn="0"/>
              <w:rPr>
                <w:rStyle w:val="Strong"/>
                <w:b w:val="0"/>
                <w:bCs w:val="0"/>
                <w:lang w:val="en-GB"/>
              </w:rPr>
            </w:pPr>
            <w:r w:rsidRPr="00110FE8">
              <w:rPr>
                <w:rStyle w:val="Strong"/>
                <w:b w:val="0"/>
                <w:bCs w:val="0"/>
                <w:lang w:val="en-GB"/>
              </w:rPr>
              <w:t>A remote is a project repository that is not on your computer.</w:t>
            </w:r>
          </w:p>
        </w:tc>
      </w:tr>
      <w:tr w:rsidR="00110FE8" w14:paraId="14B7FAB1" w14:textId="77777777" w:rsidTr="007801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Change w:id="176" w:author="Kristian Snel" w:date="2021-02-08T21:56:00Z">
              <w:tcPr>
                <w:tcW w:w="1555" w:type="dxa"/>
                <w:tcBorders>
                  <w:top w:val="single" w:sz="4" w:space="0" w:color="auto"/>
                  <w:bottom w:val="single" w:sz="4" w:space="0" w:color="auto"/>
                  <w:right w:val="single" w:sz="4" w:space="0" w:color="auto"/>
                </w:tcBorders>
              </w:tcPr>
            </w:tcPrChange>
          </w:tcPr>
          <w:p w14:paraId="1B9377DC" w14:textId="79223420" w:rsidR="00110FE8" w:rsidRPr="00245C63" w:rsidRDefault="00110FE8" w:rsidP="009D6259">
            <w:pPr>
              <w:cnfStyle w:val="001000100000" w:firstRow="0" w:lastRow="0" w:firstColumn="1" w:lastColumn="0" w:oddVBand="0" w:evenVBand="0" w:oddHBand="1" w:evenHBand="0" w:firstRowFirstColumn="0" w:firstRowLastColumn="0" w:lastRowFirstColumn="0" w:lastRowLastColumn="0"/>
              <w:rPr>
                <w:rStyle w:val="Strong"/>
                <w:lang w:val="en-GB"/>
              </w:rPr>
            </w:pPr>
            <w:r w:rsidRPr="00245C63">
              <w:rPr>
                <w:rStyle w:val="Strong"/>
                <w:lang w:val="en-GB"/>
              </w:rPr>
              <w:t>Upstream</w:t>
            </w:r>
          </w:p>
        </w:tc>
        <w:tc>
          <w:tcPr>
            <w:tcW w:w="7795" w:type="dxa"/>
            <w:tcPrChange w:id="177" w:author="Kristian Snel" w:date="2021-02-08T21:56:00Z">
              <w:tcPr>
                <w:tcW w:w="7795" w:type="dxa"/>
                <w:tcBorders>
                  <w:top w:val="single" w:sz="4" w:space="0" w:color="auto"/>
                  <w:left w:val="single" w:sz="4" w:space="0" w:color="auto"/>
                  <w:bottom w:val="single" w:sz="4" w:space="0" w:color="auto"/>
                </w:tcBorders>
              </w:tcPr>
            </w:tcPrChange>
          </w:tcPr>
          <w:p w14:paraId="036A0113" w14:textId="6487C51A" w:rsidR="00110FE8" w:rsidRPr="00110FE8" w:rsidRDefault="00110FE8" w:rsidP="009D6259">
            <w:pPr>
              <w:cnfStyle w:val="000000100000" w:firstRow="0" w:lastRow="0" w:firstColumn="0" w:lastColumn="0" w:oddVBand="0" w:evenVBand="0" w:oddHBand="1" w:evenHBand="0" w:firstRowFirstColumn="0" w:firstRowLastColumn="0" w:lastRowFirstColumn="0" w:lastRowLastColumn="0"/>
              <w:rPr>
                <w:rStyle w:val="Strong"/>
                <w:b w:val="0"/>
                <w:bCs w:val="0"/>
                <w:lang w:val="en-GB"/>
              </w:rPr>
            </w:pPr>
          </w:p>
        </w:tc>
      </w:tr>
      <w:tr w:rsidR="00D403E6" w14:paraId="57A8E0A4" w14:textId="77777777" w:rsidTr="00780167">
        <w:tc>
          <w:tcPr>
            <w:cnfStyle w:val="001000000000" w:firstRow="0" w:lastRow="0" w:firstColumn="1" w:lastColumn="0" w:oddVBand="0" w:evenVBand="0" w:oddHBand="0" w:evenHBand="0" w:firstRowFirstColumn="0" w:firstRowLastColumn="0" w:lastRowFirstColumn="0" w:lastRowLastColumn="0"/>
            <w:tcW w:w="1555" w:type="dxa"/>
            <w:tcPrChange w:id="178" w:author="Kristian Snel" w:date="2021-02-08T21:56:00Z">
              <w:tcPr>
                <w:tcW w:w="1555" w:type="dxa"/>
                <w:tcBorders>
                  <w:top w:val="single" w:sz="4" w:space="0" w:color="auto"/>
                  <w:bottom w:val="single" w:sz="4" w:space="0" w:color="auto"/>
                  <w:right w:val="single" w:sz="4" w:space="0" w:color="auto"/>
                </w:tcBorders>
              </w:tcPr>
            </w:tcPrChange>
          </w:tcPr>
          <w:p w14:paraId="115FA534" w14:textId="2573543D" w:rsidR="00D403E6" w:rsidRPr="00245C63" w:rsidRDefault="00D403E6" w:rsidP="009D6259">
            <w:pPr>
              <w:rPr>
                <w:rStyle w:val="Strong"/>
                <w:lang w:val="en-GB"/>
              </w:rPr>
            </w:pPr>
            <w:r>
              <w:rPr>
                <w:rStyle w:val="Strong"/>
                <w:lang w:val="en-GB"/>
              </w:rPr>
              <w:t>Fork</w:t>
            </w:r>
          </w:p>
        </w:tc>
        <w:tc>
          <w:tcPr>
            <w:tcW w:w="7795" w:type="dxa"/>
            <w:tcPrChange w:id="179" w:author="Kristian Snel" w:date="2021-02-08T21:56:00Z">
              <w:tcPr>
                <w:tcW w:w="7795" w:type="dxa"/>
                <w:tcBorders>
                  <w:top w:val="single" w:sz="4" w:space="0" w:color="auto"/>
                  <w:left w:val="single" w:sz="4" w:space="0" w:color="auto"/>
                  <w:bottom w:val="single" w:sz="4" w:space="0" w:color="auto"/>
                </w:tcBorders>
              </w:tcPr>
            </w:tcPrChange>
          </w:tcPr>
          <w:p w14:paraId="1D516BFF" w14:textId="022CBB34" w:rsidR="00D403E6" w:rsidRPr="00110FE8" w:rsidRDefault="00D403E6" w:rsidP="009D6259">
            <w:pPr>
              <w:cnfStyle w:val="000000000000" w:firstRow="0" w:lastRow="0" w:firstColumn="0" w:lastColumn="0" w:oddVBand="0" w:evenVBand="0" w:oddHBand="0" w:evenHBand="0" w:firstRowFirstColumn="0" w:firstRowLastColumn="0" w:lastRowFirstColumn="0" w:lastRowLastColumn="0"/>
              <w:rPr>
                <w:rStyle w:val="Strong"/>
                <w:b w:val="0"/>
                <w:bCs w:val="0"/>
                <w:lang w:val="en-GB"/>
              </w:rPr>
            </w:pPr>
          </w:p>
        </w:tc>
      </w:tr>
      <w:tr w:rsidR="00110FE8" w14:paraId="0609B311" w14:textId="77777777" w:rsidTr="007801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Change w:id="180" w:author="Kristian Snel" w:date="2021-02-08T21:56:00Z">
              <w:tcPr>
                <w:tcW w:w="1555" w:type="dxa"/>
                <w:tcBorders>
                  <w:top w:val="single" w:sz="4" w:space="0" w:color="auto"/>
                  <w:bottom w:val="single" w:sz="4" w:space="0" w:color="auto"/>
                  <w:right w:val="single" w:sz="4" w:space="0" w:color="auto"/>
                </w:tcBorders>
              </w:tcPr>
            </w:tcPrChange>
          </w:tcPr>
          <w:p w14:paraId="42B32A78" w14:textId="2597D44F" w:rsidR="00110FE8" w:rsidRPr="00245C63" w:rsidRDefault="00110FE8" w:rsidP="009D6259">
            <w:pPr>
              <w:cnfStyle w:val="001000100000" w:firstRow="0" w:lastRow="0" w:firstColumn="1" w:lastColumn="0" w:oddVBand="0" w:evenVBand="0" w:oddHBand="1" w:evenHBand="0" w:firstRowFirstColumn="0" w:firstRowLastColumn="0" w:lastRowFirstColumn="0" w:lastRowLastColumn="0"/>
              <w:rPr>
                <w:rStyle w:val="Strong"/>
                <w:lang w:val="en-GB"/>
              </w:rPr>
            </w:pPr>
            <w:r w:rsidRPr="00245C63">
              <w:rPr>
                <w:rStyle w:val="Strong"/>
                <w:lang w:val="en-GB"/>
              </w:rPr>
              <w:t>Commit</w:t>
            </w:r>
          </w:p>
        </w:tc>
        <w:tc>
          <w:tcPr>
            <w:tcW w:w="7795" w:type="dxa"/>
            <w:tcPrChange w:id="181" w:author="Kristian Snel" w:date="2021-02-08T21:56:00Z">
              <w:tcPr>
                <w:tcW w:w="7795" w:type="dxa"/>
                <w:tcBorders>
                  <w:top w:val="single" w:sz="4" w:space="0" w:color="auto"/>
                  <w:left w:val="single" w:sz="4" w:space="0" w:color="auto"/>
                  <w:bottom w:val="single" w:sz="4" w:space="0" w:color="auto"/>
                </w:tcBorders>
              </w:tcPr>
            </w:tcPrChange>
          </w:tcPr>
          <w:p w14:paraId="6E71279D" w14:textId="6E496382" w:rsidR="00110FE8" w:rsidRPr="00110FE8" w:rsidRDefault="008C1F97" w:rsidP="009D6259">
            <w:pPr>
              <w:cnfStyle w:val="000000100000" w:firstRow="0" w:lastRow="0" w:firstColumn="0" w:lastColumn="0" w:oddVBand="0" w:evenVBand="0" w:oddHBand="1" w:evenHBand="0" w:firstRowFirstColumn="0" w:firstRowLastColumn="0" w:lastRowFirstColumn="0" w:lastRowLastColumn="0"/>
              <w:rPr>
                <w:rStyle w:val="Strong"/>
                <w:b w:val="0"/>
                <w:bCs w:val="0"/>
                <w:lang w:val="en-GB"/>
              </w:rPr>
            </w:pPr>
            <w:r w:rsidRPr="008C1F97">
              <w:rPr>
                <w:rStyle w:val="Strong"/>
                <w:b w:val="0"/>
                <w:bCs w:val="0"/>
                <w:lang w:val="en-GB"/>
              </w:rPr>
              <w:t>A commit used to save your changes to the local repository. To commit changes, you select one or more changed files and give those changes a descriptive title/summary. Optionally you can add a description to your changes. To upload local changes, see git Push.</w:t>
            </w:r>
          </w:p>
        </w:tc>
      </w:tr>
      <w:tr w:rsidR="00110FE8" w14:paraId="6A128DDF" w14:textId="77777777" w:rsidTr="00780167">
        <w:tc>
          <w:tcPr>
            <w:cnfStyle w:val="001000000000" w:firstRow="0" w:lastRow="0" w:firstColumn="1" w:lastColumn="0" w:oddVBand="0" w:evenVBand="0" w:oddHBand="0" w:evenHBand="0" w:firstRowFirstColumn="0" w:firstRowLastColumn="0" w:lastRowFirstColumn="0" w:lastRowLastColumn="0"/>
            <w:tcW w:w="1555" w:type="dxa"/>
            <w:tcPrChange w:id="182" w:author="Kristian Snel" w:date="2021-02-08T21:56:00Z">
              <w:tcPr>
                <w:tcW w:w="1555" w:type="dxa"/>
                <w:tcBorders>
                  <w:top w:val="single" w:sz="4" w:space="0" w:color="auto"/>
                  <w:bottom w:val="single" w:sz="4" w:space="0" w:color="auto"/>
                  <w:right w:val="single" w:sz="4" w:space="0" w:color="auto"/>
                </w:tcBorders>
              </w:tcPr>
            </w:tcPrChange>
          </w:tcPr>
          <w:p w14:paraId="5F57522F" w14:textId="70F1B8DF" w:rsidR="00110FE8" w:rsidRPr="00245C63" w:rsidRDefault="00110FE8" w:rsidP="009D6259">
            <w:pPr>
              <w:rPr>
                <w:rStyle w:val="Strong"/>
                <w:lang w:val="en-GB"/>
              </w:rPr>
            </w:pPr>
            <w:r w:rsidRPr="00245C63">
              <w:rPr>
                <w:rStyle w:val="Strong"/>
                <w:lang w:val="en-GB"/>
              </w:rPr>
              <w:t>Push</w:t>
            </w:r>
          </w:p>
        </w:tc>
        <w:tc>
          <w:tcPr>
            <w:tcW w:w="7795" w:type="dxa"/>
            <w:tcPrChange w:id="183" w:author="Kristian Snel" w:date="2021-02-08T21:56:00Z">
              <w:tcPr>
                <w:tcW w:w="7795" w:type="dxa"/>
                <w:tcBorders>
                  <w:top w:val="single" w:sz="4" w:space="0" w:color="auto"/>
                  <w:left w:val="single" w:sz="4" w:space="0" w:color="auto"/>
                  <w:bottom w:val="single" w:sz="4" w:space="0" w:color="auto"/>
                </w:tcBorders>
              </w:tcPr>
            </w:tcPrChange>
          </w:tcPr>
          <w:p w14:paraId="33F8C7B7" w14:textId="486C9B53" w:rsidR="00110FE8" w:rsidRPr="00110FE8" w:rsidRDefault="008C1F97" w:rsidP="009D6259">
            <w:pPr>
              <w:cnfStyle w:val="000000000000" w:firstRow="0" w:lastRow="0" w:firstColumn="0" w:lastColumn="0" w:oddVBand="0" w:evenVBand="0" w:oddHBand="0" w:evenHBand="0" w:firstRowFirstColumn="0" w:firstRowLastColumn="0" w:lastRowFirstColumn="0" w:lastRowLastColumn="0"/>
              <w:rPr>
                <w:rStyle w:val="Strong"/>
                <w:b w:val="0"/>
                <w:bCs w:val="0"/>
                <w:lang w:val="en-GB"/>
              </w:rPr>
            </w:pPr>
            <w:r w:rsidRPr="008C1F97">
              <w:rPr>
                <w:rStyle w:val="Strong"/>
                <w:b w:val="0"/>
                <w:bCs w:val="0"/>
                <w:lang w:val="en-GB"/>
              </w:rPr>
              <w:t>Pushes your commits to your origin repository.</w:t>
            </w:r>
          </w:p>
        </w:tc>
      </w:tr>
      <w:tr w:rsidR="00110FE8" w14:paraId="220E0018" w14:textId="77777777" w:rsidTr="007801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Change w:id="184" w:author="Kristian Snel" w:date="2021-02-08T21:56:00Z">
              <w:tcPr>
                <w:tcW w:w="1555" w:type="dxa"/>
                <w:tcBorders>
                  <w:top w:val="single" w:sz="4" w:space="0" w:color="auto"/>
                  <w:bottom w:val="single" w:sz="4" w:space="0" w:color="auto"/>
                  <w:right w:val="single" w:sz="4" w:space="0" w:color="auto"/>
                </w:tcBorders>
              </w:tcPr>
            </w:tcPrChange>
          </w:tcPr>
          <w:p w14:paraId="64725E7F" w14:textId="0E266DC4" w:rsidR="00110FE8" w:rsidRPr="00245C63" w:rsidRDefault="00110FE8" w:rsidP="009D6259">
            <w:pPr>
              <w:cnfStyle w:val="001000100000" w:firstRow="0" w:lastRow="0" w:firstColumn="1" w:lastColumn="0" w:oddVBand="0" w:evenVBand="0" w:oddHBand="1" w:evenHBand="0" w:firstRowFirstColumn="0" w:firstRowLastColumn="0" w:lastRowFirstColumn="0" w:lastRowLastColumn="0"/>
              <w:rPr>
                <w:rStyle w:val="Strong"/>
                <w:lang w:val="en-GB"/>
              </w:rPr>
            </w:pPr>
            <w:r w:rsidRPr="00245C63">
              <w:rPr>
                <w:lang w:val="en-GB"/>
              </w:rPr>
              <w:t>Fetch</w:t>
            </w:r>
          </w:p>
        </w:tc>
        <w:tc>
          <w:tcPr>
            <w:tcW w:w="7795" w:type="dxa"/>
            <w:tcPrChange w:id="185" w:author="Kristian Snel" w:date="2021-02-08T21:56:00Z">
              <w:tcPr>
                <w:tcW w:w="7795" w:type="dxa"/>
                <w:tcBorders>
                  <w:top w:val="single" w:sz="4" w:space="0" w:color="auto"/>
                  <w:left w:val="single" w:sz="4" w:space="0" w:color="auto"/>
                  <w:bottom w:val="single" w:sz="4" w:space="0" w:color="auto"/>
                </w:tcBorders>
              </w:tcPr>
            </w:tcPrChange>
          </w:tcPr>
          <w:p w14:paraId="12A01338" w14:textId="07DCEA55" w:rsidR="00110FE8" w:rsidRPr="00110FE8" w:rsidRDefault="008C1F97" w:rsidP="009D6259">
            <w:pPr>
              <w:cnfStyle w:val="000000100000" w:firstRow="0" w:lastRow="0" w:firstColumn="0" w:lastColumn="0" w:oddVBand="0" w:evenVBand="0" w:oddHBand="1" w:evenHBand="0" w:firstRowFirstColumn="0" w:firstRowLastColumn="0" w:lastRowFirstColumn="0" w:lastRowLastColumn="0"/>
              <w:rPr>
                <w:rStyle w:val="Strong"/>
                <w:b w:val="0"/>
                <w:bCs w:val="0"/>
                <w:lang w:val="en-GB"/>
              </w:rPr>
            </w:pPr>
            <w:r w:rsidRPr="008C1F97">
              <w:rPr>
                <w:rStyle w:val="Strong"/>
                <w:b w:val="0"/>
                <w:bCs w:val="0"/>
                <w:lang w:val="en-GB"/>
              </w:rPr>
              <w:t xml:space="preserve">Downloads the commits, </w:t>
            </w:r>
            <w:r w:rsidR="007036B7" w:rsidRPr="008C1F97">
              <w:rPr>
                <w:rStyle w:val="Strong"/>
                <w:b w:val="0"/>
                <w:bCs w:val="0"/>
                <w:lang w:val="en-GB"/>
              </w:rPr>
              <w:t>files,</w:t>
            </w:r>
            <w:r w:rsidRPr="008C1F97">
              <w:rPr>
                <w:rStyle w:val="Strong"/>
                <w:b w:val="0"/>
                <w:bCs w:val="0"/>
                <w:lang w:val="en-GB"/>
              </w:rPr>
              <w:t xml:space="preserve"> and refs from a remote repository into your local repo.</w:t>
            </w:r>
          </w:p>
        </w:tc>
      </w:tr>
      <w:tr w:rsidR="00110FE8" w14:paraId="51AA304C" w14:textId="77777777" w:rsidTr="00780167">
        <w:tc>
          <w:tcPr>
            <w:cnfStyle w:val="001000000000" w:firstRow="0" w:lastRow="0" w:firstColumn="1" w:lastColumn="0" w:oddVBand="0" w:evenVBand="0" w:oddHBand="0" w:evenHBand="0" w:firstRowFirstColumn="0" w:firstRowLastColumn="0" w:lastRowFirstColumn="0" w:lastRowLastColumn="0"/>
            <w:tcW w:w="1555" w:type="dxa"/>
            <w:tcPrChange w:id="186" w:author="Kristian Snel" w:date="2021-02-08T21:56:00Z">
              <w:tcPr>
                <w:tcW w:w="1555" w:type="dxa"/>
                <w:tcBorders>
                  <w:top w:val="single" w:sz="4" w:space="0" w:color="auto"/>
                  <w:bottom w:val="single" w:sz="4" w:space="0" w:color="auto"/>
                  <w:right w:val="single" w:sz="4" w:space="0" w:color="auto"/>
                </w:tcBorders>
              </w:tcPr>
            </w:tcPrChange>
          </w:tcPr>
          <w:p w14:paraId="33FCB745" w14:textId="090BB219" w:rsidR="00110FE8" w:rsidRPr="00245C63" w:rsidRDefault="00110FE8" w:rsidP="009D6259">
            <w:pPr>
              <w:rPr>
                <w:b w:val="0"/>
                <w:bCs w:val="0"/>
                <w:lang w:val="en-GB"/>
              </w:rPr>
            </w:pPr>
            <w:r w:rsidRPr="00245C63">
              <w:rPr>
                <w:lang w:val="en-GB"/>
              </w:rPr>
              <w:t>Pull</w:t>
            </w:r>
          </w:p>
        </w:tc>
        <w:tc>
          <w:tcPr>
            <w:tcW w:w="7795" w:type="dxa"/>
            <w:tcPrChange w:id="187" w:author="Kristian Snel" w:date="2021-02-08T21:56:00Z">
              <w:tcPr>
                <w:tcW w:w="7795" w:type="dxa"/>
                <w:tcBorders>
                  <w:top w:val="single" w:sz="4" w:space="0" w:color="auto"/>
                  <w:left w:val="single" w:sz="4" w:space="0" w:color="auto"/>
                  <w:bottom w:val="single" w:sz="4" w:space="0" w:color="auto"/>
                </w:tcBorders>
              </w:tcPr>
            </w:tcPrChange>
          </w:tcPr>
          <w:p w14:paraId="010FAE9B" w14:textId="6087BF7B" w:rsidR="00110FE8" w:rsidRPr="00110FE8" w:rsidRDefault="008C1F97" w:rsidP="009D6259">
            <w:pPr>
              <w:cnfStyle w:val="000000000000" w:firstRow="0" w:lastRow="0" w:firstColumn="0" w:lastColumn="0" w:oddVBand="0" w:evenVBand="0" w:oddHBand="0" w:evenHBand="0" w:firstRowFirstColumn="0" w:firstRowLastColumn="0" w:lastRowFirstColumn="0" w:lastRowLastColumn="0"/>
              <w:rPr>
                <w:rStyle w:val="Strong"/>
                <w:b w:val="0"/>
                <w:bCs w:val="0"/>
                <w:lang w:val="en-GB"/>
              </w:rPr>
            </w:pPr>
            <w:r w:rsidRPr="008C1F97">
              <w:rPr>
                <w:rStyle w:val="Strong"/>
                <w:b w:val="0"/>
                <w:bCs w:val="0"/>
                <w:lang w:val="en-GB"/>
              </w:rPr>
              <w:t xml:space="preserve">Downloads the commits, </w:t>
            </w:r>
            <w:r w:rsidR="007036B7" w:rsidRPr="008C1F97">
              <w:rPr>
                <w:rStyle w:val="Strong"/>
                <w:b w:val="0"/>
                <w:bCs w:val="0"/>
                <w:lang w:val="en-GB"/>
              </w:rPr>
              <w:t>files,</w:t>
            </w:r>
            <w:r w:rsidRPr="008C1F97">
              <w:rPr>
                <w:rStyle w:val="Strong"/>
                <w:b w:val="0"/>
                <w:bCs w:val="0"/>
                <w:lang w:val="en-GB"/>
              </w:rPr>
              <w:t xml:space="preserve"> and refs from a remote repository into your local repo and merges this with your local branches</w:t>
            </w:r>
          </w:p>
        </w:tc>
      </w:tr>
      <w:tr w:rsidR="00110FE8" w14:paraId="1770ADA7" w14:textId="77777777" w:rsidTr="007801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Change w:id="188" w:author="Kristian Snel" w:date="2021-02-08T21:56:00Z">
              <w:tcPr>
                <w:tcW w:w="1555" w:type="dxa"/>
                <w:tcBorders>
                  <w:top w:val="single" w:sz="4" w:space="0" w:color="auto"/>
                  <w:bottom w:val="single" w:sz="4" w:space="0" w:color="auto"/>
                  <w:right w:val="single" w:sz="4" w:space="0" w:color="auto"/>
                </w:tcBorders>
              </w:tcPr>
            </w:tcPrChange>
          </w:tcPr>
          <w:p w14:paraId="669DC7FE" w14:textId="58C28D99" w:rsidR="00110FE8" w:rsidRPr="00245C63" w:rsidRDefault="00110FE8" w:rsidP="009D6259">
            <w:pPr>
              <w:cnfStyle w:val="001000100000" w:firstRow="0" w:lastRow="0" w:firstColumn="1" w:lastColumn="0" w:oddVBand="0" w:evenVBand="0" w:oddHBand="1" w:evenHBand="0" w:firstRowFirstColumn="0" w:firstRowLastColumn="0" w:lastRowFirstColumn="0" w:lastRowLastColumn="0"/>
              <w:rPr>
                <w:b w:val="0"/>
                <w:bCs w:val="0"/>
                <w:lang w:val="en-GB"/>
              </w:rPr>
            </w:pPr>
            <w:r w:rsidRPr="00245C63">
              <w:rPr>
                <w:lang w:val="en-GB"/>
              </w:rPr>
              <w:t>Clone</w:t>
            </w:r>
          </w:p>
        </w:tc>
        <w:tc>
          <w:tcPr>
            <w:tcW w:w="7795" w:type="dxa"/>
            <w:tcPrChange w:id="189" w:author="Kristian Snel" w:date="2021-02-08T21:56:00Z">
              <w:tcPr>
                <w:tcW w:w="7795" w:type="dxa"/>
                <w:tcBorders>
                  <w:top w:val="single" w:sz="4" w:space="0" w:color="auto"/>
                  <w:left w:val="single" w:sz="4" w:space="0" w:color="auto"/>
                  <w:bottom w:val="single" w:sz="4" w:space="0" w:color="auto"/>
                </w:tcBorders>
              </w:tcPr>
            </w:tcPrChange>
          </w:tcPr>
          <w:p w14:paraId="4E0E58C7" w14:textId="75E1775F" w:rsidR="00110FE8" w:rsidRPr="00110FE8" w:rsidRDefault="008C1F97" w:rsidP="009D6259">
            <w:pPr>
              <w:cnfStyle w:val="000000100000" w:firstRow="0" w:lastRow="0" w:firstColumn="0" w:lastColumn="0" w:oddVBand="0" w:evenVBand="0" w:oddHBand="1" w:evenHBand="0" w:firstRowFirstColumn="0" w:firstRowLastColumn="0" w:lastRowFirstColumn="0" w:lastRowLastColumn="0"/>
              <w:rPr>
                <w:rStyle w:val="Strong"/>
                <w:b w:val="0"/>
                <w:bCs w:val="0"/>
                <w:lang w:val="en-GB"/>
              </w:rPr>
            </w:pPr>
            <w:r w:rsidRPr="008C1F97">
              <w:rPr>
                <w:rStyle w:val="Strong"/>
                <w:b w:val="0"/>
                <w:bCs w:val="0"/>
                <w:lang w:val="en-GB"/>
              </w:rPr>
              <w:t>Clones a repository into a newly created directory, creates remote-tracking branches for each branch in the cloned repository (visible using git branch --remotes), and creates and checks out an initial branch that is forked from the cloned repository’s currently active branch.</w:t>
            </w:r>
          </w:p>
        </w:tc>
      </w:tr>
      <w:tr w:rsidR="00110FE8" w14:paraId="7A46AE21" w14:textId="77777777" w:rsidTr="00780167">
        <w:tc>
          <w:tcPr>
            <w:cnfStyle w:val="001000000000" w:firstRow="0" w:lastRow="0" w:firstColumn="1" w:lastColumn="0" w:oddVBand="0" w:evenVBand="0" w:oddHBand="0" w:evenHBand="0" w:firstRowFirstColumn="0" w:firstRowLastColumn="0" w:lastRowFirstColumn="0" w:lastRowLastColumn="0"/>
            <w:tcW w:w="1555" w:type="dxa"/>
            <w:tcPrChange w:id="190" w:author="Kristian Snel" w:date="2021-02-08T21:56:00Z">
              <w:tcPr>
                <w:tcW w:w="1555" w:type="dxa"/>
                <w:tcBorders>
                  <w:top w:val="single" w:sz="4" w:space="0" w:color="auto"/>
                  <w:bottom w:val="single" w:sz="4" w:space="0" w:color="auto"/>
                  <w:right w:val="single" w:sz="4" w:space="0" w:color="auto"/>
                </w:tcBorders>
              </w:tcPr>
            </w:tcPrChange>
          </w:tcPr>
          <w:p w14:paraId="6824032E" w14:textId="049319A9" w:rsidR="00110FE8" w:rsidRPr="00245C63" w:rsidRDefault="00110FE8" w:rsidP="009D6259">
            <w:pPr>
              <w:rPr>
                <w:b w:val="0"/>
                <w:bCs w:val="0"/>
                <w:lang w:val="en-GB"/>
              </w:rPr>
            </w:pPr>
            <w:r w:rsidRPr="00245C63">
              <w:rPr>
                <w:lang w:val="en-GB"/>
              </w:rPr>
              <w:t>Pull Requests</w:t>
            </w:r>
          </w:p>
        </w:tc>
        <w:tc>
          <w:tcPr>
            <w:tcW w:w="7795" w:type="dxa"/>
            <w:tcPrChange w:id="191" w:author="Kristian Snel" w:date="2021-02-08T21:56:00Z">
              <w:tcPr>
                <w:tcW w:w="7795" w:type="dxa"/>
                <w:tcBorders>
                  <w:top w:val="single" w:sz="4" w:space="0" w:color="auto"/>
                  <w:left w:val="single" w:sz="4" w:space="0" w:color="auto"/>
                  <w:bottom w:val="single" w:sz="4" w:space="0" w:color="auto"/>
                </w:tcBorders>
              </w:tcPr>
            </w:tcPrChange>
          </w:tcPr>
          <w:p w14:paraId="489AEB6E" w14:textId="6E9DAE68" w:rsidR="00110FE8" w:rsidRPr="00110FE8" w:rsidRDefault="00633C45" w:rsidP="009D6259">
            <w:pPr>
              <w:cnfStyle w:val="000000000000" w:firstRow="0" w:lastRow="0" w:firstColumn="0" w:lastColumn="0" w:oddVBand="0" w:evenVBand="0" w:oddHBand="0" w:evenHBand="0" w:firstRowFirstColumn="0" w:firstRowLastColumn="0" w:lastRowFirstColumn="0" w:lastRowLastColumn="0"/>
              <w:rPr>
                <w:rStyle w:val="Strong"/>
                <w:b w:val="0"/>
                <w:bCs w:val="0"/>
                <w:lang w:val="en-GB"/>
              </w:rPr>
            </w:pPr>
            <w:r w:rsidRPr="00633C45">
              <w:rPr>
                <w:rStyle w:val="Strong"/>
                <w:b w:val="0"/>
                <w:bCs w:val="0"/>
                <w:lang w:val="en-GB"/>
              </w:rPr>
              <w:t>A Pull Request (PR) is a request to ask your upstream project to pull your changes into their tree. Usually, a developer makes a pull-request when they finished a feature or made a hotfix. The developer should add summary On GitHub, you can select one or more persons to review your changes and accept your changes.</w:t>
            </w:r>
          </w:p>
        </w:tc>
      </w:tr>
      <w:tr w:rsidR="00110FE8" w14:paraId="5BD22B36" w14:textId="77777777" w:rsidTr="007801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Change w:id="192" w:author="Kristian Snel" w:date="2021-02-08T21:56:00Z">
              <w:tcPr>
                <w:tcW w:w="1555" w:type="dxa"/>
                <w:tcBorders>
                  <w:top w:val="single" w:sz="4" w:space="0" w:color="auto"/>
                  <w:right w:val="single" w:sz="4" w:space="0" w:color="auto"/>
                </w:tcBorders>
              </w:tcPr>
            </w:tcPrChange>
          </w:tcPr>
          <w:p w14:paraId="713C3347" w14:textId="28D0ACDB" w:rsidR="00110FE8" w:rsidRPr="00245C63" w:rsidRDefault="00110FE8" w:rsidP="009D6259">
            <w:pPr>
              <w:cnfStyle w:val="001000100000" w:firstRow="0" w:lastRow="0" w:firstColumn="1" w:lastColumn="0" w:oddVBand="0" w:evenVBand="0" w:oddHBand="1" w:evenHBand="0" w:firstRowFirstColumn="0" w:firstRowLastColumn="0" w:lastRowFirstColumn="0" w:lastRowLastColumn="0"/>
              <w:rPr>
                <w:b w:val="0"/>
                <w:bCs w:val="0"/>
                <w:lang w:val="en-GB"/>
              </w:rPr>
            </w:pPr>
            <w:r w:rsidRPr="00245C63">
              <w:rPr>
                <w:lang w:val="en-GB"/>
              </w:rPr>
              <w:t>Stash</w:t>
            </w:r>
          </w:p>
        </w:tc>
        <w:tc>
          <w:tcPr>
            <w:tcW w:w="7795" w:type="dxa"/>
            <w:tcPrChange w:id="193" w:author="Kristian Snel" w:date="2021-02-08T21:56:00Z">
              <w:tcPr>
                <w:tcW w:w="7795" w:type="dxa"/>
                <w:tcBorders>
                  <w:top w:val="single" w:sz="4" w:space="0" w:color="auto"/>
                  <w:left w:val="single" w:sz="4" w:space="0" w:color="auto"/>
                </w:tcBorders>
              </w:tcPr>
            </w:tcPrChange>
          </w:tcPr>
          <w:p w14:paraId="2D882A79" w14:textId="63E54ED0" w:rsidR="00110FE8" w:rsidRPr="00110FE8" w:rsidRDefault="00633C45" w:rsidP="009D6259">
            <w:pPr>
              <w:cnfStyle w:val="000000100000" w:firstRow="0" w:lastRow="0" w:firstColumn="0" w:lastColumn="0" w:oddVBand="0" w:evenVBand="0" w:oddHBand="1" w:evenHBand="0" w:firstRowFirstColumn="0" w:firstRowLastColumn="0" w:lastRowFirstColumn="0" w:lastRowLastColumn="0"/>
              <w:rPr>
                <w:rStyle w:val="Strong"/>
                <w:b w:val="0"/>
                <w:bCs w:val="0"/>
                <w:lang w:val="en-GB"/>
              </w:rPr>
            </w:pPr>
            <w:r w:rsidRPr="00633C45">
              <w:rPr>
                <w:rStyle w:val="Strong"/>
                <w:b w:val="0"/>
                <w:bCs w:val="0"/>
                <w:lang w:val="en-GB"/>
              </w:rPr>
              <w:t>If two people edit the same file at the same moment a file conflict may occur. Unfortunately, this may still always occur. In this case those conflicts will be listed under the Stashed changes tab.</w:t>
            </w:r>
          </w:p>
        </w:tc>
      </w:tr>
    </w:tbl>
    <w:p w14:paraId="1A204D27" w14:textId="77777777" w:rsidR="002772E2" w:rsidRDefault="002772E2" w:rsidP="009D6259">
      <w:pPr>
        <w:rPr>
          <w:lang w:val="en-GB"/>
        </w:rPr>
      </w:pPr>
    </w:p>
    <w:p w14:paraId="4A7F0868" w14:textId="1714F5A4" w:rsidR="009D6259" w:rsidRPr="00245C63" w:rsidRDefault="009D6259" w:rsidP="009D6259">
      <w:pPr>
        <w:rPr>
          <w:lang w:val="en-GB"/>
        </w:rPr>
      </w:pPr>
      <w:r w:rsidRPr="00245C63">
        <w:rPr>
          <w:lang w:val="en-GB"/>
        </w:rPr>
        <w:lastRenderedPageBreak/>
        <w:t xml:space="preserve">Now you are ready to install </w:t>
      </w:r>
      <w:r w:rsidR="00D800DF" w:rsidRPr="00245C63">
        <w:rPr>
          <w:lang w:val="en-GB"/>
        </w:rPr>
        <w:t>GitHub</w:t>
      </w:r>
      <w:r w:rsidRPr="00245C63">
        <w:rPr>
          <w:lang w:val="en-GB"/>
        </w:rPr>
        <w:t xml:space="preserve"> Desktop and start your first Git project.</w:t>
      </w:r>
    </w:p>
    <w:p w14:paraId="0672699B" w14:textId="77777777" w:rsidR="009D6259" w:rsidRPr="00245C63" w:rsidRDefault="009D6259" w:rsidP="009D6259">
      <w:pPr>
        <w:rPr>
          <w:lang w:val="en-GB"/>
        </w:rPr>
      </w:pPr>
      <w:r w:rsidRPr="00245C63">
        <w:rPr>
          <w:noProof/>
          <w:lang w:val="en-GB" w:eastAsia="en-GB"/>
        </w:rPr>
        <w:drawing>
          <wp:anchor distT="0" distB="0" distL="114300" distR="114300" simplePos="0" relativeHeight="251689984" behindDoc="0" locked="0" layoutInCell="1" allowOverlap="1" wp14:anchorId="562E635D" wp14:editId="4CA6B9CE">
            <wp:simplePos x="0" y="0"/>
            <wp:positionH relativeFrom="column">
              <wp:posOffset>2019300</wp:posOffset>
            </wp:positionH>
            <wp:positionV relativeFrom="paragraph">
              <wp:posOffset>112495</wp:posOffset>
            </wp:positionV>
            <wp:extent cx="4355465" cy="1005108"/>
            <wp:effectExtent l="0" t="0" r="6985" b="5080"/>
            <wp:wrapNone/>
            <wp:docPr id="294" name="Picture 29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Picture 311" descr="Graphical user interface, 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355465" cy="1005108"/>
                    </a:xfrm>
                    <a:prstGeom prst="rect">
                      <a:avLst/>
                    </a:prstGeom>
                  </pic:spPr>
                </pic:pic>
              </a:graphicData>
            </a:graphic>
            <wp14:sizeRelH relativeFrom="margin">
              <wp14:pctWidth>0</wp14:pctWidth>
            </wp14:sizeRelH>
            <wp14:sizeRelV relativeFrom="margin">
              <wp14:pctHeight>0</wp14:pctHeight>
            </wp14:sizeRelV>
          </wp:anchor>
        </w:drawing>
      </w:r>
    </w:p>
    <w:p w14:paraId="6E4A2165" w14:textId="77777777" w:rsidR="009D6259" w:rsidRPr="00245C63" w:rsidRDefault="009D6259" w:rsidP="009D6259">
      <w:pPr>
        <w:rPr>
          <w:lang w:val="en-GB"/>
        </w:rPr>
      </w:pPr>
    </w:p>
    <w:p w14:paraId="2CF00179" w14:textId="2D0944CE" w:rsidR="009D6259" w:rsidRPr="00245C63" w:rsidRDefault="009D6259" w:rsidP="006E2D15">
      <w:pPr>
        <w:pStyle w:val="Focus"/>
        <w:rPr>
          <w:lang w:val="en-GB"/>
        </w:rPr>
      </w:pPr>
      <w:bookmarkStart w:id="194" w:name="_Toc61349901"/>
      <w:r w:rsidRPr="00245C63">
        <w:rPr>
          <w:lang w:val="en-GB"/>
        </w:rPr>
        <w:t>Setting up a test project</w:t>
      </w:r>
      <w:bookmarkEnd w:id="194"/>
      <w:r w:rsidRPr="00245C63">
        <w:rPr>
          <w:lang w:val="en-GB"/>
        </w:rPr>
        <w:t xml:space="preserve"> </w:t>
      </w:r>
    </w:p>
    <w:p w14:paraId="0E755A73" w14:textId="77777777" w:rsidR="009D6259" w:rsidRPr="00245C63" w:rsidRDefault="009D6259" w:rsidP="009D6259">
      <w:pPr>
        <w:rPr>
          <w:lang w:val="en-GB"/>
        </w:rPr>
      </w:pPr>
    </w:p>
    <w:p w14:paraId="471B98F0" w14:textId="77777777" w:rsidR="009D6259" w:rsidRPr="00245C63" w:rsidRDefault="009D6259" w:rsidP="009D6259">
      <w:pPr>
        <w:rPr>
          <w:lang w:val="en-GB"/>
        </w:rPr>
      </w:pPr>
      <w:r w:rsidRPr="00245C63">
        <w:rPr>
          <w:noProof/>
          <w:lang w:val="en-GB" w:eastAsia="en-GB"/>
        </w:rPr>
        <w:drawing>
          <wp:inline distT="0" distB="0" distL="0" distR="0" wp14:anchorId="3332F791" wp14:editId="45504673">
            <wp:extent cx="4114800" cy="631831"/>
            <wp:effectExtent l="0" t="0" r="0" b="5715"/>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14800" cy="631831"/>
                    </a:xfrm>
                    <a:prstGeom prst="rect">
                      <a:avLst/>
                    </a:prstGeom>
                  </pic:spPr>
                </pic:pic>
              </a:graphicData>
            </a:graphic>
          </wp:inline>
        </w:drawing>
      </w:r>
    </w:p>
    <w:p w14:paraId="79D08EC9" w14:textId="32B4B715" w:rsidR="009D6259" w:rsidRPr="00245C63" w:rsidRDefault="009D6259" w:rsidP="00501917">
      <w:pPr>
        <w:pStyle w:val="Heading2"/>
        <w:rPr>
          <w:lang w:val="en-GB"/>
        </w:rPr>
      </w:pPr>
      <w:bookmarkStart w:id="195" w:name="_Toc61349902"/>
      <w:bookmarkStart w:id="196" w:name="_Toc63272901"/>
      <w:r w:rsidRPr="00245C63">
        <w:rPr>
          <w:lang w:val="en-GB"/>
        </w:rPr>
        <w:t>Cloning an existing repository</w:t>
      </w:r>
      <w:bookmarkEnd w:id="195"/>
      <w:bookmarkEnd w:id="196"/>
    </w:p>
    <w:p w14:paraId="5102BF69" w14:textId="77777777" w:rsidR="009D6259" w:rsidRPr="00245C63" w:rsidRDefault="009D6259" w:rsidP="009D6259">
      <w:pPr>
        <w:rPr>
          <w:lang w:val="en-GB"/>
        </w:rPr>
      </w:pPr>
      <w:r w:rsidRPr="00245C63">
        <w:rPr>
          <w:lang w:val="en-GB"/>
        </w:rPr>
        <w:t>To continue working on a project but create a copy of your own you may consider cloning an existing repository. To clone an existing repository, press the following button after installing the software.</w:t>
      </w:r>
    </w:p>
    <w:p w14:paraId="71760BDD" w14:textId="77777777" w:rsidR="009D6259" w:rsidRPr="00245C63" w:rsidRDefault="009D6259" w:rsidP="009D6259">
      <w:pPr>
        <w:rPr>
          <w:lang w:val="en-GB"/>
        </w:rPr>
      </w:pPr>
      <w:r w:rsidRPr="00245C63">
        <w:rPr>
          <w:noProof/>
          <w:lang w:val="en-GB" w:eastAsia="en-GB"/>
        </w:rPr>
        <w:drawing>
          <wp:inline distT="0" distB="0" distL="0" distR="0" wp14:anchorId="1794002E" wp14:editId="23D79411">
            <wp:extent cx="4114800" cy="638503"/>
            <wp:effectExtent l="0" t="0" r="0" b="9525"/>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14800" cy="638503"/>
                    </a:xfrm>
                    <a:prstGeom prst="rect">
                      <a:avLst/>
                    </a:prstGeom>
                  </pic:spPr>
                </pic:pic>
              </a:graphicData>
            </a:graphic>
          </wp:inline>
        </w:drawing>
      </w:r>
    </w:p>
    <w:p w14:paraId="58B20CA1" w14:textId="3604FBE7" w:rsidR="009D6259" w:rsidRPr="00245C63" w:rsidRDefault="009D6259" w:rsidP="009D6259">
      <w:pPr>
        <w:rPr>
          <w:lang w:val="en-GB"/>
        </w:rPr>
      </w:pPr>
      <w:r w:rsidRPr="00245C63">
        <w:rPr>
          <w:noProof/>
          <w:lang w:val="en-GB" w:eastAsia="en-GB"/>
        </w:rPr>
        <w:drawing>
          <wp:anchor distT="0" distB="0" distL="114300" distR="114300" simplePos="0" relativeHeight="251692032" behindDoc="0" locked="0" layoutInCell="1" allowOverlap="1" wp14:anchorId="20582239" wp14:editId="7025BA92">
            <wp:simplePos x="0" y="0"/>
            <wp:positionH relativeFrom="column">
              <wp:posOffset>2640965</wp:posOffset>
            </wp:positionH>
            <wp:positionV relativeFrom="paragraph">
              <wp:posOffset>5715</wp:posOffset>
            </wp:positionV>
            <wp:extent cx="346710" cy="181610"/>
            <wp:effectExtent l="0" t="0" r="0" b="8890"/>
            <wp:wrapNone/>
            <wp:docPr id="299" name="Picture 299" descr="Control (Ctrl), Shift and escape computer key button vector isolated on white background. Ctrl+Shift+Esc used for opens windows task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trol (Ctrl), Shift and escape computer key button vector isolated on white background. Ctrl+Shift+Esc used for opens windows task manager."/>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9296" t="54537" r="60269" b="20423"/>
                    <a:stretch/>
                  </pic:blipFill>
                  <pic:spPr bwMode="auto">
                    <a:xfrm>
                      <a:off x="0" y="0"/>
                      <a:ext cx="346710" cy="181610"/>
                    </a:xfrm>
                    <a:prstGeom prst="rect">
                      <a:avLst/>
                    </a:prstGeom>
                    <a:noFill/>
                    <a:ln>
                      <a:noFill/>
                    </a:ln>
                    <a:extLst>
                      <a:ext uri="{53640926-AAD7-44D8-BBD7-CCE9431645EC}">
                        <a14:shadowObscured xmlns:a14="http://schemas.microsoft.com/office/drawing/2010/main"/>
                      </a:ext>
                    </a:extLst>
                  </pic:spPr>
                </pic:pic>
              </a:graphicData>
            </a:graphic>
          </wp:anchor>
        </w:drawing>
      </w:r>
      <w:r w:rsidRPr="00245C63">
        <w:rPr>
          <w:noProof/>
          <w:lang w:val="en-GB" w:eastAsia="en-GB"/>
        </w:rPr>
        <w:drawing>
          <wp:anchor distT="0" distB="0" distL="114300" distR="114300" simplePos="0" relativeHeight="251693056" behindDoc="0" locked="0" layoutInCell="1" allowOverlap="1" wp14:anchorId="72737962" wp14:editId="530498AA">
            <wp:simplePos x="0" y="0"/>
            <wp:positionH relativeFrom="column">
              <wp:posOffset>3064510</wp:posOffset>
            </wp:positionH>
            <wp:positionV relativeFrom="paragraph">
              <wp:posOffset>5849</wp:posOffset>
            </wp:positionV>
            <wp:extent cx="457200" cy="181610"/>
            <wp:effectExtent l="0" t="0" r="0" b="8890"/>
            <wp:wrapNone/>
            <wp:docPr id="300" name="Picture 300" descr="Control (Ctrl), Shift and escape computer key button vector isolated on white background. Ctrl+Shift+Esc used for opens windows task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trol (Ctrl), Shift and escape computer key button vector isolated on white background. Ctrl+Shift+Esc used for opens windows task manager."/>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52145" t="54537" r="7629" b="20423"/>
                    <a:stretch/>
                  </pic:blipFill>
                  <pic:spPr bwMode="auto">
                    <a:xfrm>
                      <a:off x="0" y="0"/>
                      <a:ext cx="457200" cy="181610"/>
                    </a:xfrm>
                    <a:prstGeom prst="rect">
                      <a:avLst/>
                    </a:prstGeom>
                    <a:noFill/>
                    <a:ln>
                      <a:noFill/>
                    </a:ln>
                    <a:extLst>
                      <a:ext uri="{53640926-AAD7-44D8-BBD7-CCE9431645EC}">
                        <a14:shadowObscured xmlns:a14="http://schemas.microsoft.com/office/drawing/2010/main"/>
                      </a:ext>
                    </a:extLst>
                  </pic:spPr>
                </pic:pic>
              </a:graphicData>
            </a:graphic>
          </wp:anchor>
        </w:drawing>
      </w:r>
      <w:r w:rsidRPr="00245C63">
        <w:rPr>
          <w:lang w:val="en-GB"/>
        </w:rPr>
        <w:t xml:space="preserve">Or this button under File </w:t>
      </w:r>
      <w:r w:rsidRPr="00245C63">
        <w:rPr>
          <w:lang w:val="en-GB"/>
        </w:rPr>
        <w:sym w:font="Wingdings" w:char="F0E0"/>
      </w:r>
      <w:r w:rsidRPr="00245C63">
        <w:rPr>
          <w:lang w:val="en-GB"/>
        </w:rPr>
        <w:t xml:space="preserve"> Clone repository </w:t>
      </w:r>
      <w:r w:rsidR="009F4D91" w:rsidRPr="00245C63">
        <w:rPr>
          <w:lang w:val="en-GB"/>
        </w:rPr>
        <w:t xml:space="preserve">( </w:t>
      </w:r>
      <w:r w:rsidR="009F4D91" w:rsidRPr="00245C63">
        <w:rPr>
          <w:lang w:val="en-GB"/>
        </w:rPr>
        <w:tab/>
      </w:r>
      <w:r w:rsidRPr="00245C63">
        <w:rPr>
          <w:lang w:val="en-GB"/>
        </w:rPr>
        <w:tab/>
        <w:t xml:space="preserve">            + O)</w:t>
      </w:r>
    </w:p>
    <w:p w14:paraId="419B5355" w14:textId="77777777" w:rsidR="009D6259" w:rsidRPr="00245C63" w:rsidRDefault="009D6259" w:rsidP="009D6259">
      <w:pPr>
        <w:rPr>
          <w:lang w:val="en-GB"/>
        </w:rPr>
      </w:pPr>
      <w:r w:rsidRPr="00245C63">
        <w:rPr>
          <w:noProof/>
          <w:lang w:val="en-GB" w:eastAsia="en-GB"/>
        </w:rPr>
        <w:drawing>
          <wp:inline distT="0" distB="0" distL="0" distR="0" wp14:anchorId="72619988" wp14:editId="254BE634">
            <wp:extent cx="1687286" cy="1471535"/>
            <wp:effectExtent l="0" t="0" r="8255"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696587" cy="1479646"/>
                    </a:xfrm>
                    <a:prstGeom prst="rect">
                      <a:avLst/>
                    </a:prstGeom>
                  </pic:spPr>
                </pic:pic>
              </a:graphicData>
            </a:graphic>
          </wp:inline>
        </w:drawing>
      </w:r>
    </w:p>
    <w:p w14:paraId="7ED8AB5B" w14:textId="7165D911" w:rsidR="009D6259" w:rsidRPr="00245C63" w:rsidRDefault="009D6259" w:rsidP="009D6259">
      <w:pPr>
        <w:rPr>
          <w:lang w:val="en-GB"/>
        </w:rPr>
      </w:pPr>
      <w:r w:rsidRPr="00245C63">
        <w:rPr>
          <w:lang w:val="en-GB"/>
        </w:rPr>
        <w:t xml:space="preserve">To clone a repository, find a repository online, enter a </w:t>
      </w:r>
      <w:r w:rsidR="009F4D91" w:rsidRPr="00245C63">
        <w:rPr>
          <w:lang w:val="en-GB"/>
        </w:rPr>
        <w:t>URL</w:t>
      </w:r>
      <w:r w:rsidRPr="00245C63">
        <w:rPr>
          <w:lang w:val="en-GB"/>
        </w:rPr>
        <w:t xml:space="preserve"> or select one of your own repositories.</w:t>
      </w:r>
    </w:p>
    <w:p w14:paraId="5932CD33" w14:textId="0F461458" w:rsidR="009D6259" w:rsidRPr="00245C63" w:rsidRDefault="009D6259" w:rsidP="009D6259">
      <w:pPr>
        <w:rPr>
          <w:lang w:val="en-GB"/>
        </w:rPr>
      </w:pPr>
      <w:r w:rsidRPr="00245C63">
        <w:rPr>
          <w:lang w:val="en-GB"/>
        </w:rPr>
        <w:t xml:space="preserve">Then simply press the clone button and watch as the clone is </w:t>
      </w:r>
      <w:r w:rsidR="009F4D91" w:rsidRPr="00245C63">
        <w:rPr>
          <w:lang w:val="en-GB"/>
        </w:rPr>
        <w:t>created,</w:t>
      </w:r>
      <w:r w:rsidRPr="00245C63">
        <w:rPr>
          <w:lang w:val="en-GB"/>
        </w:rPr>
        <w:t xml:space="preserve"> and the repository is opened.</w:t>
      </w:r>
    </w:p>
    <w:p w14:paraId="0CF70335" w14:textId="06310B66" w:rsidR="009D6259" w:rsidRPr="00245C63" w:rsidRDefault="009D6259" w:rsidP="006E2D15">
      <w:pPr>
        <w:pStyle w:val="Focus"/>
        <w:rPr>
          <w:lang w:val="en-GB"/>
        </w:rPr>
      </w:pPr>
      <w:bookmarkStart w:id="197" w:name="_Toc61349903"/>
      <w:r w:rsidRPr="00245C63">
        <w:rPr>
          <w:lang w:val="en-GB"/>
        </w:rPr>
        <w:t>Setting up a new repository</w:t>
      </w:r>
      <w:bookmarkEnd w:id="197"/>
    </w:p>
    <w:p w14:paraId="7B42CE62" w14:textId="77777777" w:rsidR="009D6259" w:rsidRPr="00245C63" w:rsidRDefault="009D6259" w:rsidP="009D6259">
      <w:pPr>
        <w:rPr>
          <w:lang w:val="en-GB"/>
        </w:rPr>
      </w:pPr>
    </w:p>
    <w:p w14:paraId="4CF48667" w14:textId="3D6A9559" w:rsidR="009D6259" w:rsidRPr="00245C63" w:rsidRDefault="009D6259" w:rsidP="009D6259">
      <w:pPr>
        <w:rPr>
          <w:lang w:val="en-GB"/>
        </w:rPr>
      </w:pPr>
      <w:r w:rsidRPr="00245C63">
        <w:rPr>
          <w:lang w:val="en-GB"/>
        </w:rPr>
        <w:t xml:space="preserve">To create a new Repository right after installing </w:t>
      </w:r>
      <w:r w:rsidR="00D800DF" w:rsidRPr="00245C63">
        <w:rPr>
          <w:lang w:val="en-GB"/>
        </w:rPr>
        <w:t>GitHub</w:t>
      </w:r>
      <w:r w:rsidRPr="00245C63">
        <w:rPr>
          <w:lang w:val="en-GB"/>
        </w:rPr>
        <w:t xml:space="preserve"> Desktop click the button shown in the picture below.</w:t>
      </w:r>
    </w:p>
    <w:p w14:paraId="5BD5008C" w14:textId="77777777" w:rsidR="009D6259" w:rsidRPr="00245C63" w:rsidRDefault="009D6259" w:rsidP="009D6259">
      <w:pPr>
        <w:rPr>
          <w:lang w:val="en-GB"/>
        </w:rPr>
      </w:pPr>
      <w:r w:rsidRPr="00245C63">
        <w:rPr>
          <w:noProof/>
          <w:lang w:val="en-GB" w:eastAsia="en-GB"/>
        </w:rPr>
        <w:drawing>
          <wp:inline distT="0" distB="0" distL="0" distR="0" wp14:anchorId="6BCB0CAA" wp14:editId="67B1C34D">
            <wp:extent cx="4114800" cy="642194"/>
            <wp:effectExtent l="0" t="0" r="0" b="5715"/>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14800" cy="642194"/>
                    </a:xfrm>
                    <a:prstGeom prst="rect">
                      <a:avLst/>
                    </a:prstGeom>
                  </pic:spPr>
                </pic:pic>
              </a:graphicData>
            </a:graphic>
          </wp:inline>
        </w:drawing>
      </w:r>
    </w:p>
    <w:p w14:paraId="1582E09D" w14:textId="77777777" w:rsidR="009D6259" w:rsidRPr="00245C63" w:rsidRDefault="009D6259" w:rsidP="009D6259">
      <w:pPr>
        <w:rPr>
          <w:lang w:val="en-GB"/>
        </w:rPr>
      </w:pPr>
      <w:r w:rsidRPr="00245C63">
        <w:rPr>
          <w:lang w:val="en-GB"/>
        </w:rPr>
        <w:t xml:space="preserve">If you have already opened a project, create a new repository under File </w:t>
      </w:r>
      <w:r w:rsidRPr="00245C63">
        <w:rPr>
          <w:lang w:val="en-GB"/>
        </w:rPr>
        <w:sym w:font="Wingdings" w:char="F0E0"/>
      </w:r>
      <w:r w:rsidRPr="00245C63">
        <w:rPr>
          <w:lang w:val="en-GB"/>
        </w:rPr>
        <w:t xml:space="preserve"> New repository</w:t>
      </w:r>
    </w:p>
    <w:p w14:paraId="58EFB423" w14:textId="77777777" w:rsidR="009D6259" w:rsidRPr="00245C63" w:rsidRDefault="009D6259" w:rsidP="009D6259">
      <w:pPr>
        <w:rPr>
          <w:lang w:val="en-GB"/>
        </w:rPr>
      </w:pPr>
      <w:r w:rsidRPr="00245C63">
        <w:rPr>
          <w:noProof/>
          <w:lang w:val="en-GB" w:eastAsia="en-GB"/>
        </w:rPr>
        <w:lastRenderedPageBreak/>
        <w:drawing>
          <wp:inline distT="0" distB="0" distL="0" distR="0" wp14:anchorId="299E5065" wp14:editId="397EE9FD">
            <wp:extent cx="5943600" cy="1428750"/>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65035"/>
                    <a:stretch/>
                  </pic:blipFill>
                  <pic:spPr bwMode="auto">
                    <a:xfrm>
                      <a:off x="0" y="0"/>
                      <a:ext cx="5943600" cy="1428750"/>
                    </a:xfrm>
                    <a:prstGeom prst="rect">
                      <a:avLst/>
                    </a:prstGeom>
                    <a:ln>
                      <a:noFill/>
                    </a:ln>
                    <a:extLst>
                      <a:ext uri="{53640926-AAD7-44D8-BBD7-CCE9431645EC}">
                        <a14:shadowObscured xmlns:a14="http://schemas.microsoft.com/office/drawing/2010/main"/>
                      </a:ext>
                    </a:extLst>
                  </pic:spPr>
                </pic:pic>
              </a:graphicData>
            </a:graphic>
          </wp:inline>
        </w:drawing>
      </w:r>
    </w:p>
    <w:p w14:paraId="7EDE7907" w14:textId="77777777" w:rsidR="009D6259" w:rsidRPr="00245C63" w:rsidRDefault="009D6259" w:rsidP="009D6259">
      <w:pPr>
        <w:rPr>
          <w:lang w:val="en-GB"/>
        </w:rPr>
      </w:pPr>
    </w:p>
    <w:p w14:paraId="37D60B56" w14:textId="681F50E8" w:rsidR="009D6259" w:rsidRPr="00245C63" w:rsidRDefault="009D6259" w:rsidP="009D6259">
      <w:pPr>
        <w:rPr>
          <w:lang w:val="en-GB"/>
        </w:rPr>
      </w:pPr>
      <w:r w:rsidRPr="00245C63">
        <w:rPr>
          <w:lang w:val="en-GB"/>
        </w:rPr>
        <w:t>A new repository needs a Name and a description. By default, the new Repository will be saved locally in the Users\#YourPC#\Documents\</w:t>
      </w:r>
      <w:r w:rsidR="00D800DF" w:rsidRPr="00245C63">
        <w:rPr>
          <w:lang w:val="en-GB"/>
        </w:rPr>
        <w:t>GitHub</w:t>
      </w:r>
      <w:r w:rsidRPr="00245C63">
        <w:rPr>
          <w:lang w:val="en-GB"/>
        </w:rPr>
        <w:t xml:space="preserve"> folder.</w:t>
      </w:r>
    </w:p>
    <w:p w14:paraId="297DBD95" w14:textId="77777777" w:rsidR="009D6259" w:rsidRPr="00245C63" w:rsidRDefault="009D6259" w:rsidP="009D6259">
      <w:pPr>
        <w:rPr>
          <w:lang w:val="en-GB"/>
        </w:rPr>
      </w:pPr>
      <w:r w:rsidRPr="00245C63">
        <w:rPr>
          <w:noProof/>
          <w:lang w:val="en-GB" w:eastAsia="en-GB"/>
        </w:rPr>
        <w:drawing>
          <wp:inline distT="0" distB="0" distL="0" distR="0" wp14:anchorId="54E36AB2" wp14:editId="33811C0F">
            <wp:extent cx="2402540" cy="2743701"/>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09621" cy="2751787"/>
                    </a:xfrm>
                    <a:prstGeom prst="rect">
                      <a:avLst/>
                    </a:prstGeom>
                  </pic:spPr>
                </pic:pic>
              </a:graphicData>
            </a:graphic>
          </wp:inline>
        </w:drawing>
      </w:r>
    </w:p>
    <w:p w14:paraId="57DEC0B7" w14:textId="77777777" w:rsidR="009D6259" w:rsidRPr="00245C63" w:rsidRDefault="009D6259" w:rsidP="009D6259">
      <w:pPr>
        <w:rPr>
          <w:lang w:val="en-GB"/>
        </w:rPr>
      </w:pPr>
    </w:p>
    <w:p w14:paraId="692445FD" w14:textId="59E061D1" w:rsidR="009D6259" w:rsidRPr="00245C63" w:rsidRDefault="009D6259" w:rsidP="00501917">
      <w:pPr>
        <w:pStyle w:val="Heading2"/>
        <w:rPr>
          <w:lang w:val="en-GB"/>
        </w:rPr>
      </w:pPr>
      <w:bookmarkStart w:id="198" w:name="_Toc61349904"/>
      <w:bookmarkStart w:id="199" w:name="_Toc63272902"/>
      <w:r w:rsidRPr="00245C63">
        <w:rPr>
          <w:lang w:val="en-GB"/>
        </w:rPr>
        <w:t>Git workflow</w:t>
      </w:r>
      <w:bookmarkEnd w:id="198"/>
      <w:bookmarkEnd w:id="199"/>
    </w:p>
    <w:p w14:paraId="2F9DDA98" w14:textId="31FBC5A0" w:rsidR="009D6259" w:rsidRPr="00245C63" w:rsidRDefault="009D6259" w:rsidP="006E2D15">
      <w:pPr>
        <w:pStyle w:val="Focus"/>
        <w:rPr>
          <w:lang w:val="en-GB"/>
        </w:rPr>
      </w:pPr>
      <w:bookmarkStart w:id="200" w:name="_Toc61349905"/>
      <w:r w:rsidRPr="00245C63">
        <w:rPr>
          <w:lang w:val="en-GB"/>
        </w:rPr>
        <w:t>Push pull requests</w:t>
      </w:r>
      <w:bookmarkEnd w:id="200"/>
    </w:p>
    <w:p w14:paraId="55D7D155" w14:textId="1C4B2658" w:rsidR="009D6259" w:rsidRPr="00245C63" w:rsidRDefault="009D6259" w:rsidP="009D6259">
      <w:pPr>
        <w:rPr>
          <w:lang w:val="en-GB"/>
        </w:rPr>
      </w:pPr>
      <w:r w:rsidRPr="00245C63">
        <w:rPr>
          <w:lang w:val="en-GB"/>
        </w:rPr>
        <w:t xml:space="preserve">Git functions by users sending updates and receiving them periodically. The power of Git is in the ability to update and receive files when you decide so. When using Git, an update from others is usually called a </w:t>
      </w:r>
      <w:r w:rsidRPr="00245C63">
        <w:rPr>
          <w:rStyle w:val="IntenseQuoteChar"/>
          <w:lang w:val="en-GB"/>
        </w:rPr>
        <w:t>Pull request</w:t>
      </w:r>
      <w:r w:rsidRPr="00245C63">
        <w:rPr>
          <w:lang w:val="en-GB"/>
        </w:rPr>
        <w:t xml:space="preserve">. While sending changed files over to the server or other people is generally called a </w:t>
      </w:r>
      <w:r w:rsidRPr="00245C63">
        <w:rPr>
          <w:rStyle w:val="IntenseQuoteChar"/>
          <w:lang w:val="en-GB"/>
        </w:rPr>
        <w:t>Push request</w:t>
      </w:r>
      <w:r w:rsidRPr="00245C63">
        <w:rPr>
          <w:lang w:val="en-GB"/>
        </w:rPr>
        <w:t xml:space="preserve">. If a user wishes to see if any files changed over at their </w:t>
      </w:r>
      <w:del w:id="201" w:author="Kristian Snel" w:date="2021-02-08T21:53:00Z">
        <w:r w:rsidRPr="00245C63" w:rsidDel="008501FC">
          <w:rPr>
            <w:lang w:val="en-GB"/>
          </w:rPr>
          <w:delText xml:space="preserve">team </w:delText>
        </w:r>
      </w:del>
      <w:ins w:id="202" w:author="Kristian Snel" w:date="2021-02-08T21:53:00Z">
        <w:r w:rsidR="008501FC">
          <w:rPr>
            <w:lang w:val="en-GB"/>
          </w:rPr>
          <w:t>group</w:t>
        </w:r>
        <w:r w:rsidR="008501FC" w:rsidRPr="00245C63">
          <w:rPr>
            <w:lang w:val="en-GB"/>
          </w:rPr>
          <w:t xml:space="preserve"> </w:t>
        </w:r>
      </w:ins>
      <w:r w:rsidRPr="00245C63">
        <w:rPr>
          <w:lang w:val="en-GB"/>
        </w:rPr>
        <w:t xml:space="preserve">members, they could perform a so-called </w:t>
      </w:r>
      <w:r w:rsidRPr="00245C63">
        <w:rPr>
          <w:rStyle w:val="IntenseQuoteChar"/>
          <w:lang w:val="en-GB"/>
        </w:rPr>
        <w:t>Fetch request</w:t>
      </w:r>
      <w:r w:rsidRPr="00245C63">
        <w:rPr>
          <w:lang w:val="en-GB"/>
        </w:rPr>
        <w:t>. Therefore, A Pull request is always followed up by a Fetch request.</w:t>
      </w:r>
    </w:p>
    <w:p w14:paraId="53869B18" w14:textId="56F4592C" w:rsidR="009D6259" w:rsidRPr="00245C63" w:rsidRDefault="009D6259" w:rsidP="009D6259">
      <w:pPr>
        <w:rPr>
          <w:lang w:val="en-GB"/>
        </w:rPr>
      </w:pPr>
      <w:r w:rsidRPr="00245C63">
        <w:rPr>
          <w:noProof/>
          <w:lang w:val="en-GB" w:eastAsia="en-GB"/>
        </w:rPr>
        <w:drawing>
          <wp:inline distT="0" distB="0" distL="0" distR="0" wp14:anchorId="445F4D88" wp14:editId="172E3AFE">
            <wp:extent cx="1600200" cy="352492"/>
            <wp:effectExtent l="0" t="0" r="0" b="9525"/>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12301" cy="355158"/>
                    </a:xfrm>
                    <a:prstGeom prst="rect">
                      <a:avLst/>
                    </a:prstGeom>
                  </pic:spPr>
                </pic:pic>
              </a:graphicData>
            </a:graphic>
          </wp:inline>
        </w:drawing>
      </w:r>
      <w:r w:rsidR="00C7436A" w:rsidRPr="00245C63">
        <w:rPr>
          <w:lang w:val="en-GB" w:eastAsia="en-GB"/>
        </w:rPr>
        <w:t xml:space="preserve">    </w:t>
      </w:r>
      <w:r w:rsidR="00C7436A" w:rsidRPr="00245C63">
        <w:rPr>
          <w:lang w:val="en-GB" w:eastAsia="en-GB"/>
        </w:rPr>
        <w:tab/>
      </w:r>
      <w:r w:rsidRPr="00245C63">
        <w:rPr>
          <w:noProof/>
          <w:lang w:val="en-GB" w:eastAsia="en-GB"/>
        </w:rPr>
        <w:drawing>
          <wp:inline distT="0" distB="0" distL="0" distR="0" wp14:anchorId="6399DAEB" wp14:editId="20704F80">
            <wp:extent cx="2280557" cy="297805"/>
            <wp:effectExtent l="0" t="0" r="0" b="762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40752" cy="305665"/>
                    </a:xfrm>
                    <a:prstGeom prst="rect">
                      <a:avLst/>
                    </a:prstGeom>
                  </pic:spPr>
                </pic:pic>
              </a:graphicData>
            </a:graphic>
          </wp:inline>
        </w:drawing>
      </w:r>
    </w:p>
    <w:p w14:paraId="6DF8D32A" w14:textId="77777777" w:rsidR="009D6259" w:rsidRPr="00245C63" w:rsidRDefault="009D6259" w:rsidP="009D6259">
      <w:pPr>
        <w:rPr>
          <w:lang w:val="en-GB"/>
        </w:rPr>
      </w:pPr>
      <w:r w:rsidRPr="00245C63">
        <w:rPr>
          <w:lang w:val="en-GB"/>
        </w:rPr>
        <w:t xml:space="preserve">A Push request is initiated by </w:t>
      </w:r>
      <w:r w:rsidRPr="00245C63">
        <w:rPr>
          <w:rStyle w:val="IntenseQuoteChar"/>
          <w:lang w:val="en-GB"/>
        </w:rPr>
        <w:t>committing</w:t>
      </w:r>
      <w:r w:rsidRPr="00245C63">
        <w:rPr>
          <w:lang w:val="en-GB"/>
        </w:rPr>
        <w:t>. Committing is the process of submitting your changed files with a description about what changed.</w:t>
      </w:r>
    </w:p>
    <w:p w14:paraId="7DC9DE3A" w14:textId="77777777" w:rsidR="009D6259" w:rsidRPr="00245C63" w:rsidRDefault="009D6259" w:rsidP="009D6259">
      <w:pPr>
        <w:rPr>
          <w:lang w:val="en-GB"/>
        </w:rPr>
      </w:pPr>
    </w:p>
    <w:p w14:paraId="02CD41E3" w14:textId="631834F6" w:rsidR="009D6259" w:rsidRPr="00245C63" w:rsidRDefault="009D6259" w:rsidP="00501917">
      <w:pPr>
        <w:pStyle w:val="Heading2"/>
        <w:rPr>
          <w:lang w:val="en-GB"/>
        </w:rPr>
      </w:pPr>
      <w:bookmarkStart w:id="203" w:name="_Toc61349906"/>
      <w:bookmarkStart w:id="204" w:name="_Toc63272903"/>
      <w:r w:rsidRPr="00245C63">
        <w:rPr>
          <w:lang w:val="en-GB"/>
        </w:rPr>
        <w:lastRenderedPageBreak/>
        <w:t>Branching</w:t>
      </w:r>
      <w:bookmarkEnd w:id="203"/>
      <w:bookmarkEnd w:id="204"/>
    </w:p>
    <w:p w14:paraId="17655817" w14:textId="570F71F2" w:rsidR="009D6259" w:rsidRPr="00245C63" w:rsidRDefault="009D6259" w:rsidP="006E2D15">
      <w:pPr>
        <w:pStyle w:val="Focus"/>
        <w:rPr>
          <w:lang w:val="en-GB"/>
        </w:rPr>
      </w:pPr>
      <w:bookmarkStart w:id="205" w:name="_Toc61349907"/>
      <w:r w:rsidRPr="00245C63">
        <w:rPr>
          <w:lang w:val="en-GB"/>
        </w:rPr>
        <w:t>Master branch</w:t>
      </w:r>
      <w:bookmarkEnd w:id="205"/>
    </w:p>
    <w:p w14:paraId="25F12DCC" w14:textId="77777777" w:rsidR="009D6259" w:rsidRPr="00245C63" w:rsidRDefault="009D6259" w:rsidP="009D6259">
      <w:pPr>
        <w:rPr>
          <w:lang w:val="en-GB"/>
        </w:rPr>
      </w:pPr>
      <w:r w:rsidRPr="00245C63">
        <w:rPr>
          <w:lang w:val="en-GB"/>
        </w:rPr>
        <w:t xml:space="preserve">A branch is best explained as a separate timeline of a project. To allow multiple persons to work on the same project different branches may be desirable to prevent conflicts and allow testing of individual functionality. A user may create a branch, add changes, test those and then suggest the updated content to be used in the </w:t>
      </w:r>
      <w:r w:rsidRPr="00245C63">
        <w:rPr>
          <w:rStyle w:val="IntenseQuoteChar"/>
          <w:lang w:val="en-GB"/>
        </w:rPr>
        <w:t>master branch</w:t>
      </w:r>
      <w:r w:rsidRPr="00245C63">
        <w:rPr>
          <w:lang w:val="en-GB"/>
        </w:rPr>
        <w:t xml:space="preserve">. The master branch is where usually all branches come together and form the final project files. Updating a separate branch into the master branch is called </w:t>
      </w:r>
      <w:r w:rsidRPr="00245C63">
        <w:rPr>
          <w:rStyle w:val="IntenseEmphasis"/>
          <w:lang w:val="en-GB"/>
        </w:rPr>
        <w:t>merging</w:t>
      </w:r>
      <w:r w:rsidRPr="00245C63">
        <w:rPr>
          <w:lang w:val="en-GB"/>
        </w:rPr>
        <w:t>.</w:t>
      </w:r>
    </w:p>
    <w:p w14:paraId="3076A182" w14:textId="77777777" w:rsidR="009D6259" w:rsidRPr="00245C63" w:rsidRDefault="009D6259" w:rsidP="009D6259">
      <w:pPr>
        <w:jc w:val="center"/>
        <w:rPr>
          <w:lang w:val="en-GB"/>
        </w:rPr>
      </w:pPr>
      <w:r w:rsidRPr="00245C63">
        <w:rPr>
          <w:noProof/>
          <w:lang w:val="en-GB" w:eastAsia="en-GB"/>
        </w:rPr>
        <w:drawing>
          <wp:inline distT="0" distB="0" distL="0" distR="0" wp14:anchorId="02AFF063" wp14:editId="32A5BC70">
            <wp:extent cx="4197927" cy="1909583"/>
            <wp:effectExtent l="0" t="0" r="0" b="0"/>
            <wp:docPr id="307" name="Picture 30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Picture 308" descr="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4207903" cy="1914121"/>
                    </a:xfrm>
                    <a:prstGeom prst="rect">
                      <a:avLst/>
                    </a:prstGeom>
                  </pic:spPr>
                </pic:pic>
              </a:graphicData>
            </a:graphic>
          </wp:inline>
        </w:drawing>
      </w:r>
    </w:p>
    <w:p w14:paraId="622AA07B" w14:textId="77777777" w:rsidR="00764915" w:rsidRPr="00245C63" w:rsidRDefault="00764915" w:rsidP="00ED5B18">
      <w:pPr>
        <w:ind w:left="1440" w:hanging="1440"/>
        <w:rPr>
          <w:b/>
          <w:bCs/>
          <w:lang w:val="en-GB"/>
        </w:rPr>
      </w:pPr>
    </w:p>
    <w:tbl>
      <w:tblPr>
        <w:tblStyle w:val="PlainTable1"/>
        <w:tblW w:w="0" w:type="auto"/>
        <w:tblLook w:val="04A0" w:firstRow="1" w:lastRow="0" w:firstColumn="1" w:lastColumn="0" w:noHBand="0" w:noVBand="1"/>
        <w:tblPrChange w:id="206" w:author="Kristian Snel" w:date="2021-02-08T22:36:00Z">
          <w:tblPr>
            <w:tblStyle w:val="TableGrid"/>
            <w:tblW w:w="0" w:type="auto"/>
            <w:tblInd w:w="1440" w:type="dxa"/>
            <w:tblLook w:val="04A0" w:firstRow="1" w:lastRow="0" w:firstColumn="1" w:lastColumn="0" w:noHBand="0" w:noVBand="1"/>
          </w:tblPr>
        </w:tblPrChange>
      </w:tblPr>
      <w:tblGrid>
        <w:gridCol w:w="1620"/>
        <w:gridCol w:w="7560"/>
        <w:tblGridChange w:id="207">
          <w:tblGrid>
            <w:gridCol w:w="1530"/>
            <w:gridCol w:w="5"/>
            <w:gridCol w:w="2002"/>
            <w:gridCol w:w="2094"/>
            <w:gridCol w:w="3549"/>
          </w:tblGrid>
        </w:tblGridChange>
      </w:tblGrid>
      <w:tr w:rsidR="00CF7936" w14:paraId="7E24E279" w14:textId="77777777" w:rsidTr="00CF7936">
        <w:trPr>
          <w:cnfStyle w:val="100000000000" w:firstRow="1" w:lastRow="0" w:firstColumn="0" w:lastColumn="0" w:oddVBand="0" w:evenVBand="0" w:oddHBand="0" w:evenHBand="0" w:firstRowFirstColumn="0" w:firstRowLastColumn="0" w:lastRowFirstColumn="0" w:lastRowLastColumn="0"/>
          <w:ins w:id="208" w:author="Kristian Snel" w:date="2021-02-08T22:34:00Z"/>
          <w:trPrChange w:id="209" w:author="Kristian Snel" w:date="2021-02-08T22:36:00Z">
            <w:trPr>
              <w:gridBefore w:val="2"/>
              <w:gridAfter w:val="0"/>
            </w:trPr>
          </w:trPrChange>
        </w:trPr>
        <w:tc>
          <w:tcPr>
            <w:cnfStyle w:val="001000000000" w:firstRow="0" w:lastRow="0" w:firstColumn="1" w:lastColumn="0" w:oddVBand="0" w:evenVBand="0" w:oddHBand="0" w:evenHBand="0" w:firstRowFirstColumn="0" w:firstRowLastColumn="0" w:lastRowFirstColumn="0" w:lastRowLastColumn="0"/>
            <w:tcW w:w="1620" w:type="dxa"/>
            <w:tcPrChange w:id="210" w:author="Kristian Snel" w:date="2021-02-08T22:36:00Z">
              <w:tcPr>
                <w:tcW w:w="2337" w:type="dxa"/>
              </w:tcPr>
            </w:tcPrChange>
          </w:tcPr>
          <w:p w14:paraId="4FB9718E" w14:textId="5E691E02" w:rsidR="00CF7936" w:rsidRPr="00CF7936" w:rsidRDefault="00CF7936" w:rsidP="00ED5B18">
            <w:pPr>
              <w:cnfStyle w:val="101000000000" w:firstRow="1" w:lastRow="0" w:firstColumn="1" w:lastColumn="0" w:oddVBand="0" w:evenVBand="0" w:oddHBand="0" w:evenHBand="0" w:firstRowFirstColumn="0" w:firstRowLastColumn="0" w:lastRowFirstColumn="0" w:lastRowLastColumn="0"/>
              <w:rPr>
                <w:ins w:id="211" w:author="Kristian Snel" w:date="2021-02-08T22:34:00Z"/>
                <w:lang w:val="en-GB"/>
                <w:rPrChange w:id="212" w:author="Kristian Snel" w:date="2021-02-08T22:36:00Z">
                  <w:rPr>
                    <w:ins w:id="213" w:author="Kristian Snel" w:date="2021-02-08T22:34:00Z"/>
                    <w:b w:val="0"/>
                    <w:bCs w:val="0"/>
                    <w:lang w:val="en-GB"/>
                  </w:rPr>
                </w:rPrChange>
              </w:rPr>
            </w:pPr>
            <w:ins w:id="214" w:author="Kristian Snel" w:date="2021-02-08T22:34:00Z">
              <w:r w:rsidRPr="00CF7936">
                <w:rPr>
                  <w:lang w:val="en-GB"/>
                  <w:rPrChange w:id="215" w:author="Kristian Snel" w:date="2021-02-08T22:36:00Z">
                    <w:rPr>
                      <w:b w:val="0"/>
                      <w:bCs w:val="0"/>
                      <w:lang w:val="en-GB"/>
                    </w:rPr>
                  </w:rPrChange>
                </w:rPr>
                <w:t>Term</w:t>
              </w:r>
            </w:ins>
          </w:p>
        </w:tc>
        <w:tc>
          <w:tcPr>
            <w:tcW w:w="7560" w:type="dxa"/>
            <w:tcPrChange w:id="216" w:author="Kristian Snel" w:date="2021-02-08T22:36:00Z">
              <w:tcPr>
                <w:tcW w:w="2337" w:type="dxa"/>
              </w:tcPr>
            </w:tcPrChange>
          </w:tcPr>
          <w:p w14:paraId="184642A9" w14:textId="40C0D2F0" w:rsidR="00CF7936" w:rsidRPr="00CF7936" w:rsidRDefault="00CF7936" w:rsidP="00ED5B18">
            <w:pPr>
              <w:cnfStyle w:val="100000000000" w:firstRow="1" w:lastRow="0" w:firstColumn="0" w:lastColumn="0" w:oddVBand="0" w:evenVBand="0" w:oddHBand="0" w:evenHBand="0" w:firstRowFirstColumn="0" w:firstRowLastColumn="0" w:lastRowFirstColumn="0" w:lastRowLastColumn="0"/>
              <w:rPr>
                <w:ins w:id="217" w:author="Kristian Snel" w:date="2021-02-08T22:34:00Z"/>
                <w:lang w:val="en-GB"/>
                <w:rPrChange w:id="218" w:author="Kristian Snel" w:date="2021-02-08T22:36:00Z">
                  <w:rPr>
                    <w:ins w:id="219" w:author="Kristian Snel" w:date="2021-02-08T22:34:00Z"/>
                    <w:b w:val="0"/>
                    <w:bCs w:val="0"/>
                    <w:lang w:val="en-GB"/>
                  </w:rPr>
                </w:rPrChange>
              </w:rPr>
            </w:pPr>
            <w:ins w:id="220" w:author="Kristian Snel" w:date="2021-02-08T22:34:00Z">
              <w:r w:rsidRPr="00CF7936">
                <w:rPr>
                  <w:lang w:val="en-GB"/>
                  <w:rPrChange w:id="221" w:author="Kristian Snel" w:date="2021-02-08T22:36:00Z">
                    <w:rPr>
                      <w:b w:val="0"/>
                      <w:bCs w:val="0"/>
                      <w:lang w:val="en-GB"/>
                    </w:rPr>
                  </w:rPrChange>
                </w:rPr>
                <w:t>Descri</w:t>
              </w:r>
            </w:ins>
            <w:ins w:id="222" w:author="Kristian Snel" w:date="2021-02-08T22:35:00Z">
              <w:r w:rsidRPr="00CF7936">
                <w:rPr>
                  <w:lang w:val="en-GB"/>
                  <w:rPrChange w:id="223" w:author="Kristian Snel" w:date="2021-02-08T22:36:00Z">
                    <w:rPr>
                      <w:b w:val="0"/>
                      <w:bCs w:val="0"/>
                      <w:lang w:val="en-GB"/>
                    </w:rPr>
                  </w:rPrChange>
                </w:rPr>
                <w:t>p</w:t>
              </w:r>
            </w:ins>
            <w:ins w:id="224" w:author="Kristian Snel" w:date="2021-02-08T22:34:00Z">
              <w:r w:rsidRPr="00CF7936">
                <w:rPr>
                  <w:lang w:val="en-GB"/>
                  <w:rPrChange w:id="225" w:author="Kristian Snel" w:date="2021-02-08T22:36:00Z">
                    <w:rPr>
                      <w:b w:val="0"/>
                      <w:bCs w:val="0"/>
                      <w:lang w:val="en-GB"/>
                    </w:rPr>
                  </w:rPrChange>
                </w:rPr>
                <w:t>tion</w:t>
              </w:r>
            </w:ins>
          </w:p>
        </w:tc>
      </w:tr>
      <w:tr w:rsidR="00CF7936" w14:paraId="75859C97" w14:textId="77777777" w:rsidTr="00CF7936">
        <w:trPr>
          <w:cnfStyle w:val="000000100000" w:firstRow="0" w:lastRow="0" w:firstColumn="0" w:lastColumn="0" w:oddVBand="0" w:evenVBand="0" w:oddHBand="1" w:evenHBand="0" w:firstRowFirstColumn="0" w:firstRowLastColumn="0" w:lastRowFirstColumn="0" w:lastRowLastColumn="0"/>
          <w:ins w:id="226" w:author="Kristian Snel" w:date="2021-02-08T22:34:00Z"/>
          <w:trPrChange w:id="227" w:author="Kristian Snel" w:date="2021-02-08T22:36:00Z">
            <w:trPr>
              <w:gridBefore w:val="2"/>
              <w:gridAfter w:val="0"/>
            </w:trPr>
          </w:trPrChange>
        </w:trPr>
        <w:tc>
          <w:tcPr>
            <w:cnfStyle w:val="001000000000" w:firstRow="0" w:lastRow="0" w:firstColumn="1" w:lastColumn="0" w:oddVBand="0" w:evenVBand="0" w:oddHBand="0" w:evenHBand="0" w:firstRowFirstColumn="0" w:firstRowLastColumn="0" w:lastRowFirstColumn="0" w:lastRowLastColumn="0"/>
            <w:tcW w:w="1620" w:type="dxa"/>
            <w:tcPrChange w:id="228" w:author="Kristian Snel" w:date="2021-02-08T22:36:00Z">
              <w:tcPr>
                <w:tcW w:w="2337" w:type="dxa"/>
              </w:tcPr>
            </w:tcPrChange>
          </w:tcPr>
          <w:p w14:paraId="68113650" w14:textId="1965C6F4" w:rsidR="00CF7936" w:rsidRDefault="00CF7936" w:rsidP="00ED5B18">
            <w:pPr>
              <w:cnfStyle w:val="001000100000" w:firstRow="0" w:lastRow="0" w:firstColumn="1" w:lastColumn="0" w:oddVBand="0" w:evenVBand="0" w:oddHBand="1" w:evenHBand="0" w:firstRowFirstColumn="0" w:firstRowLastColumn="0" w:lastRowFirstColumn="0" w:lastRowLastColumn="0"/>
              <w:rPr>
                <w:ins w:id="229" w:author="Kristian Snel" w:date="2021-02-08T22:34:00Z"/>
                <w:b w:val="0"/>
                <w:bCs w:val="0"/>
                <w:lang w:val="en-GB"/>
              </w:rPr>
            </w:pPr>
            <w:ins w:id="230" w:author="Kristian Snel" w:date="2021-02-08T22:35:00Z">
              <w:r w:rsidRPr="00245C63">
                <w:rPr>
                  <w:lang w:val="en-GB"/>
                </w:rPr>
                <w:t>Branch</w:t>
              </w:r>
            </w:ins>
          </w:p>
        </w:tc>
        <w:tc>
          <w:tcPr>
            <w:tcW w:w="7560" w:type="dxa"/>
            <w:tcPrChange w:id="231" w:author="Kristian Snel" w:date="2021-02-08T22:36:00Z">
              <w:tcPr>
                <w:tcW w:w="2337" w:type="dxa"/>
              </w:tcPr>
            </w:tcPrChange>
          </w:tcPr>
          <w:p w14:paraId="775D8CBA" w14:textId="18D222BD" w:rsidR="00CF7936" w:rsidRPr="00EA54B8" w:rsidRDefault="00CF7936" w:rsidP="00ED5B18">
            <w:pPr>
              <w:cnfStyle w:val="000000100000" w:firstRow="0" w:lastRow="0" w:firstColumn="0" w:lastColumn="0" w:oddVBand="0" w:evenVBand="0" w:oddHBand="1" w:evenHBand="0" w:firstRowFirstColumn="0" w:firstRowLastColumn="0" w:lastRowFirstColumn="0" w:lastRowLastColumn="0"/>
              <w:rPr>
                <w:ins w:id="232" w:author="Kristian Snel" w:date="2021-02-08T22:34:00Z"/>
                <w:lang w:val="en-GB"/>
                <w:rPrChange w:id="233" w:author="Kristian Snel" w:date="2021-02-08T22:39:00Z">
                  <w:rPr>
                    <w:ins w:id="234" w:author="Kristian Snel" w:date="2021-02-08T22:34:00Z"/>
                    <w:b/>
                    <w:bCs/>
                    <w:lang w:val="en-GB"/>
                  </w:rPr>
                </w:rPrChange>
              </w:rPr>
            </w:pPr>
            <w:ins w:id="235" w:author="Kristian Snel" w:date="2021-02-08T22:35:00Z">
              <w:r w:rsidRPr="00245C63">
                <w:rPr>
                  <w:lang w:val="en-GB"/>
                </w:rPr>
                <w:t>A branch is an alternative timeline of a Repository (or project folder). This means that you may work on the same project but can also view the old unchanged files as they were before “branching”.</w:t>
              </w:r>
            </w:ins>
          </w:p>
        </w:tc>
      </w:tr>
      <w:tr w:rsidR="00CF7936" w14:paraId="3E74F5B0" w14:textId="77777777" w:rsidTr="00CF7936">
        <w:trPr>
          <w:ins w:id="236" w:author="Kristian Snel" w:date="2021-02-08T22:34:00Z"/>
          <w:trPrChange w:id="237" w:author="Kristian Snel" w:date="2021-02-08T22:36:00Z">
            <w:trPr>
              <w:gridBefore w:val="2"/>
              <w:gridAfter w:val="0"/>
            </w:trPr>
          </w:trPrChange>
        </w:trPr>
        <w:tc>
          <w:tcPr>
            <w:cnfStyle w:val="001000000000" w:firstRow="0" w:lastRow="0" w:firstColumn="1" w:lastColumn="0" w:oddVBand="0" w:evenVBand="0" w:oddHBand="0" w:evenHBand="0" w:firstRowFirstColumn="0" w:firstRowLastColumn="0" w:lastRowFirstColumn="0" w:lastRowLastColumn="0"/>
            <w:tcW w:w="1620" w:type="dxa"/>
            <w:tcPrChange w:id="238" w:author="Kristian Snel" w:date="2021-02-08T22:36:00Z">
              <w:tcPr>
                <w:tcW w:w="2337" w:type="dxa"/>
              </w:tcPr>
            </w:tcPrChange>
          </w:tcPr>
          <w:p w14:paraId="21D537A1" w14:textId="18DD31AF" w:rsidR="00CF7936" w:rsidRPr="00CF7936" w:rsidRDefault="00CF7936" w:rsidP="00ED5B18">
            <w:pPr>
              <w:rPr>
                <w:ins w:id="239" w:author="Kristian Snel" w:date="2021-02-08T22:34:00Z"/>
                <w:b w:val="0"/>
                <w:lang w:val="en-GB"/>
              </w:rPr>
            </w:pPr>
            <w:ins w:id="240" w:author="Kristian Snel" w:date="2021-02-08T22:35:00Z">
              <w:r w:rsidRPr="00CF7936">
                <w:rPr>
                  <w:rStyle w:val="Strong"/>
                  <w:b/>
                  <w:bCs/>
                  <w:lang w:val="en-GB"/>
                  <w:rPrChange w:id="241" w:author="Kristian Snel" w:date="2021-02-08T22:36:00Z">
                    <w:rPr>
                      <w:rStyle w:val="Strong"/>
                      <w:lang w:val="en-GB"/>
                    </w:rPr>
                  </w:rPrChange>
                </w:rPr>
                <w:t>Merge</w:t>
              </w:r>
            </w:ins>
          </w:p>
        </w:tc>
        <w:tc>
          <w:tcPr>
            <w:tcW w:w="7560" w:type="dxa"/>
            <w:tcPrChange w:id="242" w:author="Kristian Snel" w:date="2021-02-08T22:36:00Z">
              <w:tcPr>
                <w:tcW w:w="2337" w:type="dxa"/>
              </w:tcPr>
            </w:tcPrChange>
          </w:tcPr>
          <w:p w14:paraId="0BC3EF30" w14:textId="27D6C8C8" w:rsidR="00CF7936" w:rsidRPr="00EA54B8" w:rsidRDefault="00CF7936" w:rsidP="00ED5B18">
            <w:pPr>
              <w:cnfStyle w:val="000000000000" w:firstRow="0" w:lastRow="0" w:firstColumn="0" w:lastColumn="0" w:oddVBand="0" w:evenVBand="0" w:oddHBand="0" w:evenHBand="0" w:firstRowFirstColumn="0" w:firstRowLastColumn="0" w:lastRowFirstColumn="0" w:lastRowLastColumn="0"/>
              <w:rPr>
                <w:ins w:id="243" w:author="Kristian Snel" w:date="2021-02-08T22:34:00Z"/>
                <w:lang w:val="en-GB"/>
                <w:rPrChange w:id="244" w:author="Kristian Snel" w:date="2021-02-08T22:39:00Z">
                  <w:rPr>
                    <w:ins w:id="245" w:author="Kristian Snel" w:date="2021-02-08T22:34:00Z"/>
                    <w:b/>
                    <w:bCs/>
                    <w:lang w:val="en-GB"/>
                  </w:rPr>
                </w:rPrChange>
              </w:rPr>
            </w:pPr>
            <w:ins w:id="246" w:author="Kristian Snel" w:date="2021-02-08T22:35:00Z">
              <w:r>
                <w:rPr>
                  <w:lang w:val="en-GB"/>
                </w:rPr>
                <w:t>A merge is the combining of two branches into a single branch. Merging branches</w:t>
              </w:r>
            </w:ins>
            <w:ins w:id="247" w:author="Kristian Snel" w:date="2021-02-08T22:39:00Z">
              <w:r w:rsidR="00EA54B8">
                <w:rPr>
                  <w:lang w:val="en-GB"/>
                </w:rPr>
                <w:t xml:space="preserve"> </w:t>
              </w:r>
            </w:ins>
            <w:ins w:id="248" w:author="Kristian Snel" w:date="2021-02-08T22:35:00Z">
              <w:r>
                <w:rPr>
                  <w:lang w:val="en-GB"/>
                </w:rPr>
                <w:t>might cause conflicts which require the group to decide on what versions of files to continue with.</w:t>
              </w:r>
            </w:ins>
          </w:p>
        </w:tc>
      </w:tr>
      <w:tr w:rsidR="00CF7936" w14:paraId="1C1F95BD" w14:textId="77777777" w:rsidTr="00CF7936">
        <w:trPr>
          <w:cnfStyle w:val="000000100000" w:firstRow="0" w:lastRow="0" w:firstColumn="0" w:lastColumn="0" w:oddVBand="0" w:evenVBand="0" w:oddHBand="1" w:evenHBand="0" w:firstRowFirstColumn="0" w:firstRowLastColumn="0" w:lastRowFirstColumn="0" w:lastRowLastColumn="0"/>
          <w:ins w:id="249" w:author="Kristian Snel" w:date="2021-02-08T22:34:00Z"/>
          <w:trPrChange w:id="250" w:author="Kristian Snel" w:date="2021-02-08T22:36:00Z">
            <w:trPr>
              <w:gridBefore w:val="2"/>
              <w:gridAfter w:val="0"/>
            </w:trPr>
          </w:trPrChange>
        </w:trPr>
        <w:tc>
          <w:tcPr>
            <w:cnfStyle w:val="001000000000" w:firstRow="0" w:lastRow="0" w:firstColumn="1" w:lastColumn="0" w:oddVBand="0" w:evenVBand="0" w:oddHBand="0" w:evenHBand="0" w:firstRowFirstColumn="0" w:firstRowLastColumn="0" w:lastRowFirstColumn="0" w:lastRowLastColumn="0"/>
            <w:tcW w:w="1620" w:type="dxa"/>
            <w:tcPrChange w:id="251" w:author="Kristian Snel" w:date="2021-02-08T22:36:00Z">
              <w:tcPr>
                <w:tcW w:w="2337" w:type="dxa"/>
              </w:tcPr>
            </w:tcPrChange>
          </w:tcPr>
          <w:p w14:paraId="280247E4" w14:textId="523C74FC" w:rsidR="00CF7936" w:rsidRPr="00CF7936" w:rsidRDefault="00CF7936" w:rsidP="00ED5B18">
            <w:pPr>
              <w:cnfStyle w:val="001000100000" w:firstRow="0" w:lastRow="0" w:firstColumn="1" w:lastColumn="0" w:oddVBand="0" w:evenVBand="0" w:oddHBand="1" w:evenHBand="0" w:firstRowFirstColumn="0" w:firstRowLastColumn="0" w:lastRowFirstColumn="0" w:lastRowLastColumn="0"/>
              <w:rPr>
                <w:ins w:id="252" w:author="Kristian Snel" w:date="2021-02-08T22:34:00Z"/>
                <w:lang w:val="en-GB"/>
                <w:rPrChange w:id="253" w:author="Kristian Snel" w:date="2021-02-08T22:36:00Z">
                  <w:rPr>
                    <w:ins w:id="254" w:author="Kristian Snel" w:date="2021-02-08T22:34:00Z"/>
                    <w:b w:val="0"/>
                    <w:bCs w:val="0"/>
                    <w:lang w:val="en-GB"/>
                  </w:rPr>
                </w:rPrChange>
              </w:rPr>
            </w:pPr>
            <w:ins w:id="255" w:author="Kristian Snel" w:date="2021-02-08T22:35:00Z">
              <w:r w:rsidRPr="00CF7936">
                <w:rPr>
                  <w:lang w:val="en-GB"/>
                  <w:rPrChange w:id="256" w:author="Kristian Snel" w:date="2021-02-08T22:36:00Z">
                    <w:rPr>
                      <w:b w:val="0"/>
                      <w:bCs w:val="0"/>
                      <w:lang w:val="en-GB"/>
                    </w:rPr>
                  </w:rPrChange>
                </w:rPr>
                <w:t>M</w:t>
              </w:r>
              <w:proofErr w:type="spellStart"/>
              <w:r w:rsidRPr="00CF7936">
                <w:t>erge</w:t>
              </w:r>
              <w:proofErr w:type="spellEnd"/>
              <w:r w:rsidRPr="00CF7936">
                <w:t xml:space="preserve"> Conflict</w:t>
              </w:r>
            </w:ins>
          </w:p>
        </w:tc>
        <w:tc>
          <w:tcPr>
            <w:tcW w:w="7560" w:type="dxa"/>
            <w:tcPrChange w:id="257" w:author="Kristian Snel" w:date="2021-02-08T22:36:00Z">
              <w:tcPr>
                <w:tcW w:w="2337" w:type="dxa"/>
              </w:tcPr>
            </w:tcPrChange>
          </w:tcPr>
          <w:p w14:paraId="7A8CBF54" w14:textId="75E54709" w:rsidR="00CF7936" w:rsidRPr="009249DC" w:rsidRDefault="009249DC" w:rsidP="00EA54B8">
            <w:pPr>
              <w:cnfStyle w:val="000000100000" w:firstRow="0" w:lastRow="0" w:firstColumn="0" w:lastColumn="0" w:oddVBand="0" w:evenVBand="0" w:oddHBand="1" w:evenHBand="0" w:firstRowFirstColumn="0" w:firstRowLastColumn="0" w:lastRowFirstColumn="0" w:lastRowLastColumn="0"/>
              <w:rPr>
                <w:ins w:id="258" w:author="Kristian Snel" w:date="2021-02-08T22:34:00Z"/>
                <w:lang w:val="en-GB"/>
                <w:rPrChange w:id="259" w:author="Kristian Snel" w:date="2021-02-08T22:37:00Z">
                  <w:rPr>
                    <w:ins w:id="260" w:author="Kristian Snel" w:date="2021-02-08T22:34:00Z"/>
                    <w:b/>
                    <w:bCs/>
                    <w:lang w:val="en-GB"/>
                  </w:rPr>
                </w:rPrChange>
              </w:rPr>
            </w:pPr>
            <w:ins w:id="261" w:author="Kristian Snel" w:date="2021-02-08T22:36:00Z">
              <w:r w:rsidRPr="009249DC">
                <w:rPr>
                  <w:lang w:val="en-GB"/>
                  <w:rPrChange w:id="262" w:author="Kristian Snel" w:date="2021-02-08T22:37:00Z">
                    <w:rPr>
                      <w:b/>
                      <w:bCs/>
                      <w:lang w:val="en-GB"/>
                    </w:rPr>
                  </w:rPrChange>
                </w:rPr>
                <w:t>A merge conflict</w:t>
              </w:r>
            </w:ins>
            <w:ins w:id="263" w:author="Kristian Snel" w:date="2021-02-08T22:38:00Z">
              <w:r>
                <w:rPr>
                  <w:lang w:val="en-GB"/>
                </w:rPr>
                <w:t xml:space="preserve"> occurs when two files with the same name contain conflicting content. A merge conflict cannot be solved by Git and requires the input of a user to be solved.</w:t>
              </w:r>
            </w:ins>
          </w:p>
        </w:tc>
      </w:tr>
      <w:tr w:rsidR="00CF7936" w14:paraId="374ACF11" w14:textId="77777777" w:rsidTr="00CF7936">
        <w:tblPrEx>
          <w:tblPrExChange w:id="264" w:author="Kristian Snel" w:date="2021-02-08T22:36:00Z">
            <w:tblPrEx>
              <w:tblInd w:w="-95" w:type="dxa"/>
            </w:tblPrEx>
          </w:tblPrExChange>
        </w:tblPrEx>
        <w:trPr>
          <w:ins w:id="265" w:author="Kristian Snel" w:date="2021-02-08T22:35:00Z"/>
        </w:trPr>
        <w:tc>
          <w:tcPr>
            <w:cnfStyle w:val="001000000000" w:firstRow="0" w:lastRow="0" w:firstColumn="1" w:lastColumn="0" w:oddVBand="0" w:evenVBand="0" w:oddHBand="0" w:evenHBand="0" w:firstRowFirstColumn="0" w:firstRowLastColumn="0" w:lastRowFirstColumn="0" w:lastRowLastColumn="0"/>
            <w:tcW w:w="1620" w:type="dxa"/>
            <w:tcPrChange w:id="266" w:author="Kristian Snel" w:date="2021-02-08T22:36:00Z">
              <w:tcPr>
                <w:tcW w:w="1530" w:type="dxa"/>
              </w:tcPr>
            </w:tcPrChange>
          </w:tcPr>
          <w:p w14:paraId="31639355" w14:textId="33CE8B35" w:rsidR="00CF7936" w:rsidRPr="00CF7936" w:rsidRDefault="00CF7936" w:rsidP="00ED5B18">
            <w:pPr>
              <w:rPr>
                <w:ins w:id="267" w:author="Kristian Snel" w:date="2021-02-08T22:35:00Z"/>
                <w:rStyle w:val="Strong"/>
                <w:b/>
                <w:bCs/>
                <w:lang w:val="en-GB"/>
                <w:rPrChange w:id="268" w:author="Kristian Snel" w:date="2021-02-08T22:36:00Z">
                  <w:rPr>
                    <w:ins w:id="269" w:author="Kristian Snel" w:date="2021-02-08T22:35:00Z"/>
                    <w:rStyle w:val="Strong"/>
                    <w:lang w:val="en-GB"/>
                  </w:rPr>
                </w:rPrChange>
              </w:rPr>
            </w:pPr>
            <w:ins w:id="270" w:author="Kristian Snel" w:date="2021-02-08T22:35:00Z">
              <w:r w:rsidRPr="00CF7936">
                <w:rPr>
                  <w:rStyle w:val="Strong"/>
                  <w:b/>
                  <w:bCs/>
                  <w:lang w:val="en-GB"/>
                  <w:rPrChange w:id="271" w:author="Kristian Snel" w:date="2021-02-08T22:36:00Z">
                    <w:rPr>
                      <w:rStyle w:val="Strong"/>
                      <w:lang w:val="en-GB"/>
                    </w:rPr>
                  </w:rPrChange>
                </w:rPr>
                <w:t>Rebase</w:t>
              </w:r>
            </w:ins>
          </w:p>
        </w:tc>
        <w:tc>
          <w:tcPr>
            <w:tcW w:w="7560" w:type="dxa"/>
            <w:tcPrChange w:id="272" w:author="Kristian Snel" w:date="2021-02-08T22:36:00Z">
              <w:tcPr>
                <w:tcW w:w="7650" w:type="dxa"/>
                <w:gridSpan w:val="4"/>
              </w:tcPr>
            </w:tcPrChange>
          </w:tcPr>
          <w:p w14:paraId="5417FCD1" w14:textId="60A061A5" w:rsidR="00CF7936" w:rsidRPr="00EA54B8" w:rsidRDefault="00CF7936" w:rsidP="00ED5B18">
            <w:pPr>
              <w:cnfStyle w:val="000000000000" w:firstRow="0" w:lastRow="0" w:firstColumn="0" w:lastColumn="0" w:oddVBand="0" w:evenVBand="0" w:oddHBand="0" w:evenHBand="0" w:firstRowFirstColumn="0" w:firstRowLastColumn="0" w:lastRowFirstColumn="0" w:lastRowLastColumn="0"/>
              <w:rPr>
                <w:ins w:id="273" w:author="Kristian Snel" w:date="2021-02-08T22:35:00Z"/>
                <w:rPrChange w:id="274" w:author="Kristian Snel" w:date="2021-02-08T22:39:00Z">
                  <w:rPr>
                    <w:ins w:id="275" w:author="Kristian Snel" w:date="2021-02-08T22:35:00Z"/>
                    <w:b/>
                    <w:bCs/>
                    <w:lang w:val="en-GB"/>
                  </w:rPr>
                </w:rPrChange>
              </w:rPr>
            </w:pPr>
            <w:ins w:id="276" w:author="Kristian Snel" w:date="2021-02-08T22:35:00Z">
              <w:r>
                <w:rPr>
                  <w:lang w:val="en-GB"/>
                </w:rPr>
                <w:t>Rebasing is q</w:t>
              </w:r>
              <w:proofErr w:type="spellStart"/>
              <w:r>
                <w:t>uite</w:t>
              </w:r>
              <w:proofErr w:type="spellEnd"/>
              <w:r>
                <w:t xml:space="preserve"> similar to </w:t>
              </w:r>
              <w:proofErr w:type="spellStart"/>
              <w:r>
                <w:t>M</w:t>
              </w:r>
            </w:ins>
            <w:ins w:id="277" w:author="Kristian Snel" w:date="2021-02-08T22:36:00Z">
              <w:r>
                <w:t>ergins</w:t>
              </w:r>
              <w:proofErr w:type="spellEnd"/>
              <w:r>
                <w:t xml:space="preserve"> as it is used to combine information from two existing branches. Rebasing is different </w:t>
              </w:r>
            </w:ins>
            <w:ins w:id="278" w:author="Kristian Snel" w:date="2021-02-08T22:39:00Z">
              <w:r w:rsidR="00EA54B8">
                <w:t xml:space="preserve">as it </w:t>
              </w:r>
            </w:ins>
            <w:ins w:id="279" w:author="Kristian Snel" w:date="2021-02-08T22:40:00Z">
              <w:r w:rsidR="00AC488E">
                <w:t>merges its changes at the moment of branching off from the master. This causes the rebase to be merged into a historic version of the master</w:t>
              </w:r>
            </w:ins>
            <w:ins w:id="280" w:author="Kristian Snel" w:date="2021-02-08T22:41:00Z">
              <w:r w:rsidR="00AC488E">
                <w:t>. This results in a much cleaner overview but all commits to the master in the meantime will overwrite potential changes in the rebased branch.</w:t>
              </w:r>
            </w:ins>
          </w:p>
        </w:tc>
      </w:tr>
    </w:tbl>
    <w:p w14:paraId="4BAFB729" w14:textId="77777777" w:rsidR="00CF7936" w:rsidRDefault="00CF7936" w:rsidP="00ED5B18">
      <w:pPr>
        <w:ind w:left="1440" w:hanging="1440"/>
        <w:rPr>
          <w:ins w:id="281" w:author="Kristian Snel" w:date="2021-02-08T22:34:00Z"/>
          <w:b/>
          <w:bCs/>
          <w:lang w:val="en-GB"/>
        </w:rPr>
      </w:pPr>
    </w:p>
    <w:p w14:paraId="14F1FFC9" w14:textId="77005920" w:rsidR="00F409EC" w:rsidRPr="00245C63" w:rsidDel="00CF7936" w:rsidRDefault="00217F86" w:rsidP="00ED5B18">
      <w:pPr>
        <w:ind w:left="1440" w:hanging="1440"/>
        <w:rPr>
          <w:del w:id="282" w:author="Kristian Snel" w:date="2021-02-08T22:35:00Z"/>
          <w:lang w:val="en-GB"/>
        </w:rPr>
      </w:pPr>
      <w:del w:id="283" w:author="Kristian Snel" w:date="2021-02-08T22:35:00Z">
        <w:r w:rsidRPr="00245C63" w:rsidDel="00CF7936">
          <w:rPr>
            <w:b/>
            <w:bCs/>
            <w:lang w:val="en-GB"/>
          </w:rPr>
          <w:delText>Branch</w:delText>
        </w:r>
        <w:r w:rsidR="00F409EC" w:rsidRPr="00245C63" w:rsidDel="00CF7936">
          <w:rPr>
            <w:lang w:val="en-GB"/>
          </w:rPr>
          <w:delText xml:space="preserve"> </w:delText>
        </w:r>
        <w:r w:rsidR="00F409EC" w:rsidRPr="00245C63" w:rsidDel="00CF7936">
          <w:rPr>
            <w:lang w:val="en-GB"/>
          </w:rPr>
          <w:tab/>
        </w:r>
        <w:r w:rsidRPr="00245C63" w:rsidDel="00CF7936">
          <w:rPr>
            <w:lang w:val="en-GB"/>
          </w:rPr>
          <w:delText>A branch is an alternative timeline of a Repository (or project folder). This means that you may work on the same project but can also view the old unchanged files as they were before “branching”.</w:delText>
        </w:r>
      </w:del>
    </w:p>
    <w:p w14:paraId="758C94B9" w14:textId="0A6C742F" w:rsidR="00217F86" w:rsidRPr="00245C63" w:rsidDel="00CF7936" w:rsidRDefault="00217F86" w:rsidP="00ED5B18">
      <w:pPr>
        <w:ind w:left="1440" w:hanging="1440"/>
        <w:rPr>
          <w:del w:id="284" w:author="Kristian Snel" w:date="2021-02-08T22:35:00Z"/>
          <w:lang w:val="en-GB"/>
        </w:rPr>
      </w:pPr>
      <w:del w:id="285" w:author="Kristian Snel" w:date="2021-02-08T22:35:00Z">
        <w:r w:rsidRPr="00245C63" w:rsidDel="00CF7936">
          <w:rPr>
            <w:rStyle w:val="Strong"/>
            <w:lang w:val="en-GB"/>
          </w:rPr>
          <w:delText>Merge</w:delText>
        </w:r>
        <w:r w:rsidR="00F409EC" w:rsidRPr="00245C63" w:rsidDel="00CF7936">
          <w:rPr>
            <w:lang w:val="en-GB"/>
          </w:rPr>
          <w:delText xml:space="preserve"> </w:delText>
        </w:r>
        <w:r w:rsidR="00F409EC" w:rsidRPr="00245C63" w:rsidDel="00CF7936">
          <w:rPr>
            <w:lang w:val="en-GB"/>
          </w:rPr>
          <w:tab/>
        </w:r>
      </w:del>
      <w:del w:id="286" w:author="Kristian Snel" w:date="2021-02-08T22:27:00Z">
        <w:r w:rsidR="00F409EC" w:rsidRPr="00245C63" w:rsidDel="00366E78">
          <w:rPr>
            <w:lang w:val="en-GB"/>
          </w:rPr>
          <w:delText>…</w:delText>
        </w:r>
      </w:del>
    </w:p>
    <w:p w14:paraId="0208393E" w14:textId="729C38E9" w:rsidR="00217F86" w:rsidRPr="00245C63" w:rsidDel="00CF7936" w:rsidRDefault="00217F86" w:rsidP="00217F86">
      <w:pPr>
        <w:rPr>
          <w:del w:id="287" w:author="Kristian Snel" w:date="2021-02-08T22:35:00Z"/>
          <w:lang w:val="en-GB"/>
        </w:rPr>
      </w:pPr>
      <w:del w:id="288" w:author="Kristian Snel" w:date="2021-02-08T22:35:00Z">
        <w:r w:rsidRPr="00245C63" w:rsidDel="00CF7936">
          <w:rPr>
            <w:rStyle w:val="Strong"/>
            <w:lang w:val="en-GB"/>
          </w:rPr>
          <w:delText>Rebase</w:delText>
        </w:r>
        <w:r w:rsidR="00F409EC" w:rsidRPr="00245C63" w:rsidDel="00CF7936">
          <w:rPr>
            <w:rStyle w:val="Strong"/>
            <w:lang w:val="en-GB"/>
          </w:rPr>
          <w:delText xml:space="preserve"> </w:delText>
        </w:r>
        <w:r w:rsidR="00F409EC" w:rsidRPr="00245C63" w:rsidDel="00CF7936">
          <w:rPr>
            <w:rStyle w:val="Strong"/>
            <w:lang w:val="en-GB"/>
          </w:rPr>
          <w:tab/>
        </w:r>
        <w:r w:rsidR="00F409EC" w:rsidRPr="00245C63" w:rsidDel="00CF7936">
          <w:rPr>
            <w:lang w:val="en-GB"/>
          </w:rPr>
          <w:tab/>
        </w:r>
      </w:del>
      <w:del w:id="289" w:author="Kristian Snel" w:date="2021-02-08T22:33:00Z">
        <w:r w:rsidR="00F409EC" w:rsidRPr="00245C63" w:rsidDel="00111721">
          <w:rPr>
            <w:lang w:val="en-GB"/>
          </w:rPr>
          <w:delText>…</w:delText>
        </w:r>
      </w:del>
    </w:p>
    <w:p w14:paraId="0521B3EC" w14:textId="1F94AA32" w:rsidR="00464253" w:rsidRPr="00245C63" w:rsidDel="00CF7936" w:rsidRDefault="00464253" w:rsidP="00217F86">
      <w:pPr>
        <w:rPr>
          <w:del w:id="290" w:author="Kristian Snel" w:date="2021-02-08T22:35:00Z"/>
          <w:rStyle w:val="Strong"/>
          <w:lang w:val="en-GB"/>
        </w:rPr>
      </w:pPr>
      <w:del w:id="291" w:author="Kristian Snel" w:date="2021-02-08T22:35:00Z">
        <w:r w:rsidRPr="00245C63" w:rsidDel="00CF7936">
          <w:rPr>
            <w:rStyle w:val="Strong"/>
            <w:lang w:val="en-GB"/>
          </w:rPr>
          <w:delText>Merge conflict</w:delText>
        </w:r>
        <w:r w:rsidR="00F409EC" w:rsidRPr="00245C63" w:rsidDel="00CF7936">
          <w:rPr>
            <w:rStyle w:val="Strong"/>
            <w:lang w:val="en-GB"/>
          </w:rPr>
          <w:tab/>
        </w:r>
        <w:r w:rsidRPr="00245C63" w:rsidDel="00CF7936">
          <w:rPr>
            <w:rStyle w:val="Strong"/>
            <w:lang w:val="en-GB"/>
          </w:rPr>
          <w:delText>…</w:delText>
        </w:r>
      </w:del>
    </w:p>
    <w:p w14:paraId="7184D9C5" w14:textId="77777777" w:rsidR="004C37C3" w:rsidRPr="00245C63" w:rsidRDefault="004C37C3" w:rsidP="00ED5B18">
      <w:pPr>
        <w:rPr>
          <w:lang w:val="en-GB"/>
        </w:rPr>
      </w:pPr>
    </w:p>
    <w:p w14:paraId="0E8B7524" w14:textId="6B02E43B" w:rsidR="004C37C3" w:rsidRPr="008F6E4E" w:rsidRDefault="00764915">
      <w:pPr>
        <w:rPr>
          <w:rFonts w:asciiTheme="majorHAnsi" w:eastAsiaTheme="majorEastAsia" w:hAnsiTheme="majorHAnsi" w:cstheme="majorBidi"/>
          <w:color w:val="F05133"/>
          <w:sz w:val="28"/>
          <w:szCs w:val="32"/>
          <w:lang w:val="en-GB"/>
        </w:rPr>
      </w:pPr>
      <w:r w:rsidRPr="00245C63">
        <w:rPr>
          <w:lang w:val="en-GB"/>
        </w:rPr>
        <w:br w:type="page"/>
      </w:r>
    </w:p>
    <w:p w14:paraId="181AC7B0" w14:textId="6B33296A" w:rsidR="00056B37" w:rsidRDefault="000B1FA1" w:rsidP="000B1FA1">
      <w:pPr>
        <w:pStyle w:val="Heading3"/>
        <w:rPr>
          <w:ins w:id="292" w:author="Kristian Snel" w:date="2021-02-08T22:42:00Z"/>
          <w:lang w:val="en-GB"/>
        </w:rPr>
      </w:pPr>
      <w:ins w:id="293" w:author="Kristian Snel" w:date="2021-02-08T22:41:00Z">
        <w:r>
          <w:rPr>
            <w:lang w:val="en-GB"/>
          </w:rPr>
          <w:lastRenderedPageBreak/>
          <w:t>Branching example</w:t>
        </w:r>
      </w:ins>
    </w:p>
    <w:p w14:paraId="24C8C11E" w14:textId="5524C7CA" w:rsidR="000B1FA1" w:rsidRPr="000B1FA1" w:rsidRDefault="000B1FA1" w:rsidP="000B1FA1">
      <w:pPr>
        <w:rPr>
          <w:lang w:val="en-GB"/>
        </w:rPr>
      </w:pPr>
      <w:ins w:id="294" w:author="Kristian Snel" w:date="2021-02-08T22:42:00Z">
        <w:r>
          <w:rPr>
            <w:lang w:val="en-GB"/>
          </w:rPr>
          <w:t xml:space="preserve">An example of a slightly more complex branching system is depicted in </w:t>
        </w:r>
        <w:r>
          <w:rPr>
            <w:lang w:val="en-GB"/>
          </w:rPr>
          <w:fldChar w:fldCharType="begin"/>
        </w:r>
        <w:r>
          <w:rPr>
            <w:lang w:val="en-GB"/>
          </w:rPr>
          <w:instrText xml:space="preserve"> REF _Ref63716584 \h </w:instrText>
        </w:r>
        <w:r>
          <w:rPr>
            <w:lang w:val="en-GB"/>
          </w:rPr>
        </w:r>
      </w:ins>
      <w:r>
        <w:rPr>
          <w:lang w:val="en-GB"/>
        </w:rPr>
        <w:fldChar w:fldCharType="separate"/>
      </w:r>
      <w:ins w:id="295" w:author="Kristian Snel" w:date="2021-02-08T22:42:00Z">
        <w:r>
          <w:t xml:space="preserve">Figure </w:t>
        </w:r>
        <w:r>
          <w:rPr>
            <w:noProof/>
          </w:rPr>
          <w:t>1</w:t>
        </w:r>
        <w:r>
          <w:rPr>
            <w:lang w:val="en-GB"/>
          </w:rPr>
          <w:fldChar w:fldCharType="end"/>
        </w:r>
        <w:r>
          <w:rPr>
            <w:lang w:val="en-GB"/>
          </w:rPr>
          <w:t>.</w:t>
        </w:r>
      </w:ins>
    </w:p>
    <w:p w14:paraId="2674A6B2" w14:textId="77777777" w:rsidR="000B1FA1" w:rsidRDefault="00217F86" w:rsidP="000B1FA1">
      <w:pPr>
        <w:keepNext/>
        <w:jc w:val="center"/>
        <w:rPr>
          <w:ins w:id="296" w:author="Kristian Snel" w:date="2021-02-08T22:42:00Z"/>
        </w:rPr>
        <w:pPrChange w:id="297" w:author="Kristian Snel" w:date="2021-02-08T22:42:00Z">
          <w:pPr>
            <w:jc w:val="center"/>
          </w:pPr>
        </w:pPrChange>
      </w:pPr>
      <w:r w:rsidRPr="00245C63">
        <w:rPr>
          <w:noProof/>
          <w:lang w:val="en-GB" w:eastAsia="en-GB"/>
        </w:rPr>
        <w:drawing>
          <wp:inline distT="0" distB="0" distL="0" distR="0" wp14:anchorId="194A7E05" wp14:editId="4EB6EC2A">
            <wp:extent cx="5471515" cy="3098208"/>
            <wp:effectExtent l="0" t="0" r="0" b="6985"/>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fbeelding 28"/>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5485366" cy="3106051"/>
                    </a:xfrm>
                    <a:prstGeom prst="rect">
                      <a:avLst/>
                    </a:prstGeom>
                    <a:noFill/>
                    <a:ln>
                      <a:noFill/>
                    </a:ln>
                  </pic:spPr>
                </pic:pic>
              </a:graphicData>
            </a:graphic>
          </wp:inline>
        </w:drawing>
      </w:r>
    </w:p>
    <w:p w14:paraId="7A9CC7F6" w14:textId="2F8793CB" w:rsidR="00217F86" w:rsidRPr="00245C63" w:rsidRDefault="000B1FA1" w:rsidP="000B1FA1">
      <w:pPr>
        <w:pStyle w:val="Caption"/>
        <w:jc w:val="center"/>
        <w:rPr>
          <w:lang w:val="en-GB"/>
        </w:rPr>
        <w:pPrChange w:id="298" w:author="Kristian Snel" w:date="2021-02-08T22:42:00Z">
          <w:pPr>
            <w:jc w:val="center"/>
          </w:pPr>
        </w:pPrChange>
      </w:pPr>
      <w:bookmarkStart w:id="299" w:name="_Ref63716584"/>
      <w:ins w:id="300" w:author="Kristian Snel" w:date="2021-02-08T22:42:00Z">
        <w:r>
          <w:t xml:space="preserve">Figure </w:t>
        </w:r>
        <w:r>
          <w:fldChar w:fldCharType="begin"/>
        </w:r>
        <w:r>
          <w:instrText xml:space="preserve"> SEQ Figure \* ARABIC </w:instrText>
        </w:r>
      </w:ins>
      <w:r>
        <w:fldChar w:fldCharType="separate"/>
      </w:r>
      <w:ins w:id="301" w:author="Kristian Snel" w:date="2021-02-08T22:42:00Z">
        <w:r>
          <w:rPr>
            <w:noProof/>
          </w:rPr>
          <w:t>1</w:t>
        </w:r>
        <w:r>
          <w:fldChar w:fldCharType="end"/>
        </w:r>
        <w:bookmarkEnd w:id="299"/>
        <w:r>
          <w:t>: Example of branching.</w:t>
        </w:r>
      </w:ins>
    </w:p>
    <w:p w14:paraId="2DF5C2CE" w14:textId="2050A9A3" w:rsidR="000B1FA1" w:rsidRDefault="000B1FA1" w:rsidP="00217F86">
      <w:pPr>
        <w:rPr>
          <w:ins w:id="302" w:author="Kristian Snel" w:date="2021-02-08T22:42:00Z"/>
          <w:lang w:val="en-GB"/>
        </w:rPr>
      </w:pPr>
      <w:ins w:id="303" w:author="Kristian Snel" w:date="2021-02-08T22:42:00Z">
        <w:r>
          <w:rPr>
            <w:lang w:val="en-GB"/>
          </w:rPr>
          <w:t>As seen the master shows thre</w:t>
        </w:r>
      </w:ins>
      <w:ins w:id="304" w:author="Kristian Snel" w:date="2021-02-08T22:43:00Z">
        <w:r>
          <w:rPr>
            <w:lang w:val="en-GB"/>
          </w:rPr>
          <w:t xml:space="preserve">e version, v0.1, v0.2 and v1.0 (release). Projects usually stick to a company defined branching structure. Many names used for these branches might include Hotfix, Release, Develop or Feature. Depending on the branch name it may suggest what </w:t>
        </w:r>
      </w:ins>
      <w:ins w:id="305" w:author="Kristian Snel" w:date="2021-02-08T22:44:00Z">
        <w:r>
          <w:rPr>
            <w:lang w:val="en-GB"/>
          </w:rPr>
          <w:t xml:space="preserve">is being worked on or what is the goal of the branch. In the example above a Develop branch is used to work on new features and test in a safe development environment. While the master provides the base code. A </w:t>
        </w:r>
      </w:ins>
      <w:ins w:id="306" w:author="Kristian Snel" w:date="2021-02-08T22:45:00Z">
        <w:r>
          <w:rPr>
            <w:lang w:val="en-GB"/>
          </w:rPr>
          <w:t>Release branch usually holds a version that is “almost” ready for deployment.</w:t>
        </w:r>
        <w:r w:rsidR="001E0B1D">
          <w:rPr>
            <w:lang w:val="en-GB"/>
          </w:rPr>
          <w:t xml:space="preserve"> </w:t>
        </w:r>
      </w:ins>
    </w:p>
    <w:p w14:paraId="7E771117" w14:textId="77777777" w:rsidR="000B1FA1" w:rsidRPr="00245C63" w:rsidRDefault="000B1FA1" w:rsidP="00217F86">
      <w:pPr>
        <w:rPr>
          <w:lang w:val="en-GB"/>
        </w:rPr>
      </w:pPr>
    </w:p>
    <w:p w14:paraId="633332D7" w14:textId="3E324C6E" w:rsidR="00C4632B" w:rsidRPr="00245C63" w:rsidRDefault="00C4632B" w:rsidP="00217F86">
      <w:pPr>
        <w:rPr>
          <w:lang w:val="en-GB"/>
        </w:rPr>
      </w:pPr>
    </w:p>
    <w:p w14:paraId="2AAAE823" w14:textId="4B67B229" w:rsidR="00C4632B" w:rsidRPr="00245C63" w:rsidRDefault="00C4632B">
      <w:pPr>
        <w:rPr>
          <w:lang w:val="en-GB"/>
        </w:rPr>
      </w:pPr>
      <w:r w:rsidRPr="00245C63">
        <w:rPr>
          <w:lang w:val="en-GB"/>
        </w:rPr>
        <w:br w:type="page"/>
      </w:r>
    </w:p>
    <w:p w14:paraId="030A0BCE" w14:textId="2B247FB7" w:rsidR="006E2D15" w:rsidRPr="00245C63" w:rsidRDefault="00D800DF" w:rsidP="006E2D15">
      <w:pPr>
        <w:pStyle w:val="Heading2"/>
        <w:rPr>
          <w:lang w:val="en-GB"/>
        </w:rPr>
      </w:pPr>
      <w:bookmarkStart w:id="307" w:name="_Toc61349897"/>
      <w:bookmarkStart w:id="308" w:name="_Toc63272905"/>
      <w:bookmarkStart w:id="309" w:name="_Toc61349910"/>
      <w:r w:rsidRPr="00245C63">
        <w:rPr>
          <w:lang w:val="en-GB"/>
        </w:rPr>
        <w:lastRenderedPageBreak/>
        <w:t>GitHub</w:t>
      </w:r>
      <w:commentRangeStart w:id="310"/>
      <w:r w:rsidR="006E2D15" w:rsidRPr="00245C63">
        <w:rPr>
          <w:lang w:val="en-GB"/>
        </w:rPr>
        <w:t xml:space="preserve"> insights </w:t>
      </w:r>
      <w:commentRangeEnd w:id="310"/>
      <w:r w:rsidR="006E2D15" w:rsidRPr="00245C63">
        <w:rPr>
          <w:rStyle w:val="CommentReference"/>
          <w:rFonts w:asciiTheme="minorHAnsi" w:eastAsiaTheme="minorHAnsi" w:hAnsiTheme="minorHAnsi" w:cstheme="minorBidi"/>
          <w:color w:val="auto"/>
          <w:lang w:val="en-GB"/>
        </w:rPr>
        <w:commentReference w:id="310"/>
      </w:r>
      <w:bookmarkEnd w:id="307"/>
      <w:bookmarkEnd w:id="308"/>
    </w:p>
    <w:p w14:paraId="33739223" w14:textId="77777777" w:rsidR="006E2D15" w:rsidRPr="00245C63" w:rsidRDefault="006E2D15" w:rsidP="006E2D15">
      <w:pPr>
        <w:rPr>
          <w:rFonts w:asciiTheme="majorHAnsi" w:eastAsiaTheme="majorEastAsia" w:hAnsiTheme="majorHAnsi" w:cstheme="majorBidi"/>
          <w:color w:val="F05133"/>
          <w:sz w:val="32"/>
          <w:szCs w:val="32"/>
          <w:lang w:val="en-GB"/>
        </w:rPr>
      </w:pPr>
    </w:p>
    <w:p w14:paraId="31BDCF63" w14:textId="4D43C301" w:rsidR="004B47C5" w:rsidRPr="00245C63" w:rsidRDefault="004B47C5" w:rsidP="00C12AD6">
      <w:pPr>
        <w:pStyle w:val="Heading1"/>
        <w:rPr>
          <w:lang w:val="en-GB"/>
        </w:rPr>
      </w:pPr>
      <w:bookmarkStart w:id="311" w:name="_Toc61349911"/>
      <w:bookmarkStart w:id="312" w:name="_Toc63272908"/>
      <w:bookmarkEnd w:id="309"/>
      <w:r w:rsidRPr="00245C63">
        <w:rPr>
          <w:lang w:val="en-GB"/>
        </w:rPr>
        <w:lastRenderedPageBreak/>
        <w:t>Git Advanced</w:t>
      </w:r>
      <w:bookmarkEnd w:id="311"/>
      <w:bookmarkEnd w:id="312"/>
    </w:p>
    <w:p w14:paraId="43BB4C6B" w14:textId="39DE45CC" w:rsidR="0077516C" w:rsidRPr="00245C63" w:rsidRDefault="0077516C" w:rsidP="0077516C">
      <w:pPr>
        <w:rPr>
          <w:rFonts w:asciiTheme="majorHAnsi" w:eastAsiaTheme="majorEastAsia" w:hAnsiTheme="majorHAnsi" w:cstheme="majorBidi"/>
          <w:color w:val="C45911" w:themeColor="accent2" w:themeShade="BF"/>
          <w:sz w:val="26"/>
          <w:szCs w:val="26"/>
          <w:lang w:val="en-GB"/>
        </w:rPr>
      </w:pPr>
      <w:r w:rsidRPr="00245C63">
        <w:rPr>
          <w:rFonts w:asciiTheme="majorHAnsi" w:eastAsiaTheme="majorEastAsia" w:hAnsiTheme="majorHAnsi" w:cstheme="majorBidi"/>
          <w:color w:val="C45911" w:themeColor="accent2" w:themeShade="BF"/>
          <w:sz w:val="26"/>
          <w:szCs w:val="26"/>
          <w:lang w:val="en-GB"/>
        </w:rPr>
        <w:t>.</w:t>
      </w:r>
      <w:proofErr w:type="spellStart"/>
      <w:r w:rsidRPr="00245C63">
        <w:rPr>
          <w:rFonts w:asciiTheme="majorHAnsi" w:eastAsiaTheme="majorEastAsia" w:hAnsiTheme="majorHAnsi" w:cstheme="majorBidi"/>
          <w:color w:val="C45911" w:themeColor="accent2" w:themeShade="BF"/>
          <w:sz w:val="26"/>
          <w:szCs w:val="26"/>
          <w:lang w:val="en-GB"/>
        </w:rPr>
        <w:t>gitignore</w:t>
      </w:r>
      <w:proofErr w:type="spellEnd"/>
      <w:r w:rsidRPr="00245C63">
        <w:rPr>
          <w:rFonts w:asciiTheme="majorHAnsi" w:eastAsiaTheme="majorEastAsia" w:hAnsiTheme="majorHAnsi" w:cstheme="majorBidi"/>
          <w:color w:val="C45911" w:themeColor="accent2" w:themeShade="BF"/>
          <w:sz w:val="26"/>
          <w:szCs w:val="26"/>
          <w:lang w:val="en-GB"/>
        </w:rPr>
        <w:t xml:space="preserve"> </w:t>
      </w:r>
    </w:p>
    <w:p w14:paraId="537FBD2D" w14:textId="6689581D" w:rsidR="0077516C" w:rsidRPr="00245C63" w:rsidRDefault="0077516C" w:rsidP="0077516C">
      <w:pPr>
        <w:rPr>
          <w:rFonts w:asciiTheme="majorHAnsi" w:eastAsiaTheme="majorEastAsia" w:hAnsiTheme="majorHAnsi" w:cstheme="majorBidi"/>
          <w:color w:val="C45911" w:themeColor="accent2" w:themeShade="BF"/>
          <w:sz w:val="26"/>
          <w:szCs w:val="26"/>
          <w:lang w:val="en-GB"/>
        </w:rPr>
      </w:pPr>
    </w:p>
    <w:p w14:paraId="3E063889" w14:textId="07F18751" w:rsidR="0077516C" w:rsidRPr="00245C63" w:rsidRDefault="00DB0927" w:rsidP="0077516C">
      <w:pPr>
        <w:rPr>
          <w:rFonts w:asciiTheme="majorHAnsi" w:eastAsiaTheme="majorEastAsia" w:hAnsiTheme="majorHAnsi" w:cstheme="majorBidi"/>
          <w:color w:val="C45911" w:themeColor="accent2" w:themeShade="BF"/>
          <w:sz w:val="26"/>
          <w:szCs w:val="26"/>
          <w:lang w:val="en-GB"/>
        </w:rPr>
      </w:pPr>
      <w:r w:rsidRPr="00245C63">
        <w:rPr>
          <w:rFonts w:asciiTheme="majorHAnsi" w:eastAsiaTheme="majorEastAsia" w:hAnsiTheme="majorHAnsi" w:cstheme="majorBidi"/>
          <w:color w:val="C45911" w:themeColor="accent2" w:themeShade="BF"/>
          <w:sz w:val="26"/>
          <w:szCs w:val="26"/>
          <w:lang w:val="en-GB"/>
        </w:rPr>
        <w:t>Git Submodules</w:t>
      </w:r>
    </w:p>
    <w:p w14:paraId="57E0D28A" w14:textId="77777777" w:rsidR="00683592" w:rsidRPr="00245C63" w:rsidRDefault="00683592" w:rsidP="0077516C">
      <w:pPr>
        <w:rPr>
          <w:rFonts w:asciiTheme="majorHAnsi" w:eastAsiaTheme="majorEastAsia" w:hAnsiTheme="majorHAnsi" w:cstheme="majorBidi"/>
          <w:color w:val="C45911" w:themeColor="accent2" w:themeShade="BF"/>
          <w:sz w:val="26"/>
          <w:szCs w:val="26"/>
          <w:lang w:val="en-GB"/>
        </w:rPr>
      </w:pPr>
    </w:p>
    <w:p w14:paraId="233A2030" w14:textId="78C575B8" w:rsidR="00285D5F" w:rsidRPr="00245C63" w:rsidRDefault="00683592" w:rsidP="00683592">
      <w:pPr>
        <w:rPr>
          <w:rFonts w:asciiTheme="majorHAnsi" w:eastAsiaTheme="majorEastAsia" w:hAnsiTheme="majorHAnsi" w:cstheme="majorBidi"/>
          <w:color w:val="C45911" w:themeColor="accent2" w:themeShade="BF"/>
          <w:sz w:val="26"/>
          <w:szCs w:val="26"/>
          <w:lang w:val="en-GB"/>
        </w:rPr>
      </w:pPr>
      <w:r w:rsidRPr="00245C63">
        <w:rPr>
          <w:rFonts w:asciiTheme="majorHAnsi" w:eastAsiaTheme="majorEastAsia" w:hAnsiTheme="majorHAnsi" w:cstheme="majorBidi"/>
          <w:color w:val="C45911" w:themeColor="accent2" w:themeShade="BF"/>
          <w:sz w:val="26"/>
          <w:szCs w:val="26"/>
          <w:lang w:val="en-GB"/>
        </w:rPr>
        <w:t>Git Bas</w:t>
      </w:r>
      <w:r w:rsidR="00DB6834" w:rsidRPr="00245C63">
        <w:rPr>
          <w:rFonts w:asciiTheme="majorHAnsi" w:eastAsiaTheme="majorEastAsia" w:hAnsiTheme="majorHAnsi" w:cstheme="majorBidi"/>
          <w:color w:val="C45911" w:themeColor="accent2" w:themeShade="BF"/>
          <w:sz w:val="26"/>
          <w:szCs w:val="26"/>
          <w:lang w:val="en-GB"/>
        </w:rPr>
        <w:t>h</w:t>
      </w:r>
    </w:p>
    <w:p w14:paraId="4A421E63" w14:textId="77777777" w:rsidR="00285D5F" w:rsidRPr="00245C63" w:rsidRDefault="00285D5F">
      <w:pPr>
        <w:rPr>
          <w:rFonts w:asciiTheme="majorHAnsi" w:eastAsiaTheme="majorEastAsia" w:hAnsiTheme="majorHAnsi" w:cstheme="majorBidi"/>
          <w:color w:val="C45911" w:themeColor="accent2" w:themeShade="BF"/>
          <w:sz w:val="26"/>
          <w:szCs w:val="26"/>
          <w:lang w:val="en-GB"/>
        </w:rPr>
      </w:pPr>
      <w:r w:rsidRPr="00245C63">
        <w:rPr>
          <w:rFonts w:asciiTheme="majorHAnsi" w:eastAsiaTheme="majorEastAsia" w:hAnsiTheme="majorHAnsi" w:cstheme="majorBidi"/>
          <w:color w:val="C45911" w:themeColor="accent2" w:themeShade="BF"/>
          <w:sz w:val="26"/>
          <w:szCs w:val="26"/>
          <w:lang w:val="en-GB"/>
        </w:rPr>
        <w:br w:type="page"/>
      </w:r>
    </w:p>
    <w:p w14:paraId="6106B2F0" w14:textId="1F21AB57" w:rsidR="00285D5F" w:rsidRPr="00245C63" w:rsidRDefault="00285D5F" w:rsidP="00C12AD6">
      <w:pPr>
        <w:pStyle w:val="Heading1"/>
        <w:rPr>
          <w:lang w:val="en-GB"/>
        </w:rPr>
      </w:pPr>
      <w:bookmarkStart w:id="313" w:name="_Toc61349912"/>
      <w:bookmarkStart w:id="314" w:name="_Toc63272909"/>
      <w:r w:rsidRPr="00245C63">
        <w:rPr>
          <w:lang w:val="en-GB"/>
        </w:rPr>
        <w:lastRenderedPageBreak/>
        <w:t>For Teachers</w:t>
      </w:r>
      <w:bookmarkEnd w:id="313"/>
      <w:bookmarkEnd w:id="314"/>
    </w:p>
    <w:p w14:paraId="590B787A" w14:textId="679D8CB4" w:rsidR="00285D5F" w:rsidRPr="00245C63" w:rsidRDefault="00285D5F" w:rsidP="00285D5F">
      <w:pPr>
        <w:rPr>
          <w:lang w:val="en-GB"/>
        </w:rPr>
      </w:pPr>
      <w:r w:rsidRPr="00245C63">
        <w:rPr>
          <w:lang w:val="en-GB"/>
        </w:rPr>
        <w:t xml:space="preserve">This chapter is meant for teachers. It </w:t>
      </w:r>
      <w:r w:rsidR="00941D46" w:rsidRPr="00245C63">
        <w:rPr>
          <w:lang w:val="en-GB"/>
        </w:rPr>
        <w:t>gives</w:t>
      </w:r>
      <w:r w:rsidRPr="00245C63">
        <w:rPr>
          <w:lang w:val="en-GB"/>
        </w:rPr>
        <w:t xml:space="preserve"> tips on how to manage the repository </w:t>
      </w:r>
      <w:r w:rsidR="00C2338D" w:rsidRPr="00245C63">
        <w:rPr>
          <w:lang w:val="en-GB"/>
        </w:rPr>
        <w:t>that is received from the EXPO group, and how to</w:t>
      </w:r>
      <w:r w:rsidRPr="00245C63">
        <w:rPr>
          <w:lang w:val="en-GB"/>
        </w:rPr>
        <w:t xml:space="preserve"> </w:t>
      </w:r>
      <w:r w:rsidR="00C2338D" w:rsidRPr="00245C63">
        <w:rPr>
          <w:lang w:val="en-GB"/>
        </w:rPr>
        <w:t xml:space="preserve">manage it when a project continues or discontinues. </w:t>
      </w:r>
    </w:p>
    <w:p w14:paraId="2819D19D" w14:textId="4B124D3C" w:rsidR="00285D5F" w:rsidRPr="00245C63" w:rsidRDefault="00285D5F" w:rsidP="00501917">
      <w:pPr>
        <w:pStyle w:val="Heading2"/>
        <w:rPr>
          <w:lang w:val="en-GB"/>
        </w:rPr>
      </w:pPr>
      <w:bookmarkStart w:id="315" w:name="_Toc61349913"/>
      <w:bookmarkStart w:id="316" w:name="_Toc63272910"/>
      <w:r w:rsidRPr="00245C63">
        <w:rPr>
          <w:lang w:val="en-GB"/>
        </w:rPr>
        <w:t>After the project</w:t>
      </w:r>
      <w:bookmarkEnd w:id="315"/>
      <w:bookmarkEnd w:id="316"/>
    </w:p>
    <w:p w14:paraId="018B4017" w14:textId="63C6571C" w:rsidR="00285D5F" w:rsidRPr="00245C63" w:rsidRDefault="003E7890" w:rsidP="00285D5F">
      <w:pPr>
        <w:jc w:val="both"/>
        <w:rPr>
          <w:lang w:val="en-GB"/>
        </w:rPr>
      </w:pPr>
      <w:r w:rsidRPr="00245C63">
        <w:rPr>
          <w:lang w:val="en-GB"/>
        </w:rPr>
        <w:t xml:space="preserve">When the teacher receives a repository, it is recommended to remove the </w:t>
      </w:r>
      <w:del w:id="317" w:author="Kristian Snel" w:date="2021-02-08T21:48:00Z">
        <w:r w:rsidRPr="00245C63" w:rsidDel="000C2388">
          <w:rPr>
            <w:lang w:val="en-GB"/>
          </w:rPr>
          <w:delText xml:space="preserve">group </w:delText>
        </w:r>
      </w:del>
      <w:ins w:id="318" w:author="Kristian Snel" w:date="2021-02-08T21:48:00Z">
        <w:r w:rsidR="000C2388">
          <w:rPr>
            <w:lang w:val="en-GB"/>
          </w:rPr>
          <w:t>project</w:t>
        </w:r>
        <w:r w:rsidR="000C2388" w:rsidRPr="00245C63">
          <w:rPr>
            <w:lang w:val="en-GB"/>
          </w:rPr>
          <w:t xml:space="preserve"> </w:t>
        </w:r>
      </w:ins>
      <w:r w:rsidRPr="00245C63">
        <w:rPr>
          <w:lang w:val="en-GB"/>
        </w:rPr>
        <w:t xml:space="preserve">members from the previous EXPO group before adding the new members. </w:t>
      </w:r>
      <w:r w:rsidR="00285D5F" w:rsidRPr="00245C63">
        <w:rPr>
          <w:lang w:val="en-GB"/>
        </w:rPr>
        <w:t xml:space="preserve">If the project member still wants to keep a copy of the project, it can choose to clone </w:t>
      </w:r>
      <w:r w:rsidR="00B4450A" w:rsidRPr="00245C63">
        <w:rPr>
          <w:lang w:val="en-GB"/>
        </w:rPr>
        <w:t xml:space="preserve">by making a Fork. </w:t>
      </w:r>
      <w:r w:rsidR="00285D5F" w:rsidRPr="00245C63">
        <w:rPr>
          <w:lang w:val="en-GB"/>
        </w:rPr>
        <w:t xml:space="preserve">This will only copy the files, not the issues, project boards and wiki documentation. </w:t>
      </w:r>
      <w:r w:rsidR="000D4495" w:rsidRPr="00245C63">
        <w:rPr>
          <w:lang w:val="en-GB"/>
        </w:rPr>
        <w:t>For it is recommended to give the students a heads-up before they are kicked out.</w:t>
      </w:r>
    </w:p>
    <w:p w14:paraId="09970A2A" w14:textId="1829CA45" w:rsidR="008676B4" w:rsidRPr="00245C63" w:rsidRDefault="008676B4" w:rsidP="00501917">
      <w:pPr>
        <w:pStyle w:val="Heading2"/>
        <w:rPr>
          <w:lang w:val="en-GB"/>
        </w:rPr>
      </w:pPr>
      <w:bookmarkStart w:id="319" w:name="_Toc61349914"/>
      <w:bookmarkStart w:id="320" w:name="_Toc63272911"/>
      <w:r w:rsidRPr="00245C63">
        <w:rPr>
          <w:lang w:val="en-GB"/>
        </w:rPr>
        <w:t>Continuing a project</w:t>
      </w:r>
      <w:bookmarkEnd w:id="319"/>
      <w:bookmarkEnd w:id="320"/>
    </w:p>
    <w:p w14:paraId="5DF118EC" w14:textId="4BFF349C" w:rsidR="008676B4" w:rsidRPr="00245C63" w:rsidRDefault="008676B4" w:rsidP="00285D5F">
      <w:pPr>
        <w:jc w:val="both"/>
        <w:rPr>
          <w:lang w:val="en-GB"/>
        </w:rPr>
      </w:pPr>
      <w:r w:rsidRPr="00245C63">
        <w:rPr>
          <w:lang w:val="en-GB"/>
        </w:rPr>
        <w:t xml:space="preserve">When a project continues, there are three options to deal with the </w:t>
      </w:r>
    </w:p>
    <w:p w14:paraId="562673D7" w14:textId="659AB707" w:rsidR="00285D5F" w:rsidRPr="00245C63" w:rsidRDefault="00285D5F" w:rsidP="00285D5F">
      <w:pPr>
        <w:pStyle w:val="ListParagraph"/>
        <w:numPr>
          <w:ilvl w:val="0"/>
          <w:numId w:val="5"/>
        </w:numPr>
        <w:jc w:val="both"/>
        <w:rPr>
          <w:lang w:val="en-GB"/>
        </w:rPr>
      </w:pPr>
      <w:r w:rsidRPr="00245C63">
        <w:rPr>
          <w:lang w:val="en-GB"/>
        </w:rPr>
        <w:t xml:space="preserve">The teacher invites the new EXPO group (and new Tutor) to the repository and maintain ownership (Recommended). The EXPO group will either create a new project </w:t>
      </w:r>
      <w:r w:rsidR="00F26D0C" w:rsidRPr="00245C63">
        <w:rPr>
          <w:lang w:val="en-GB"/>
        </w:rPr>
        <w:t>board or</w:t>
      </w:r>
      <w:r w:rsidRPr="00245C63">
        <w:rPr>
          <w:lang w:val="en-GB"/>
        </w:rPr>
        <w:t xml:space="preserve"> continue using the project board of the previous group. It will </w:t>
      </w:r>
      <w:r w:rsidR="00F26D0C" w:rsidRPr="00245C63">
        <w:rPr>
          <w:lang w:val="en-GB"/>
        </w:rPr>
        <w:t>have</w:t>
      </w:r>
      <w:r w:rsidRPr="00245C63">
        <w:rPr>
          <w:lang w:val="en-GB"/>
        </w:rPr>
        <w:t xml:space="preserve"> access to see both open and closed issues, their project board. This shows the progress of the previous group, as well as their achievements, struggles and design discussions (trough closed issues). The group also has access to </w:t>
      </w:r>
      <w:r w:rsidR="00F26D0C" w:rsidRPr="00245C63">
        <w:rPr>
          <w:lang w:val="en-GB"/>
        </w:rPr>
        <w:t>the and</w:t>
      </w:r>
      <w:r w:rsidRPr="00245C63">
        <w:rPr>
          <w:lang w:val="en-GB"/>
        </w:rPr>
        <w:t xml:space="preserve"> possible wiki documentation. </w:t>
      </w:r>
    </w:p>
    <w:p w14:paraId="1C36F5DF" w14:textId="20138C4D" w:rsidR="00285D5F" w:rsidRPr="00245C63" w:rsidRDefault="00285D5F" w:rsidP="00285D5F">
      <w:pPr>
        <w:pStyle w:val="ListParagraph"/>
        <w:numPr>
          <w:ilvl w:val="0"/>
          <w:numId w:val="5"/>
        </w:numPr>
        <w:jc w:val="both"/>
        <w:rPr>
          <w:lang w:val="en-GB"/>
        </w:rPr>
      </w:pPr>
      <w:r w:rsidRPr="00245C63">
        <w:rPr>
          <w:lang w:val="en-GB"/>
        </w:rPr>
        <w:t>The teacher hands over the repository to the students. This has the same benefits as discussed above, but the project is in control of the repository. This can add the risk of losing the repository</w:t>
      </w:r>
      <w:r w:rsidR="008676B4" w:rsidRPr="00245C63">
        <w:rPr>
          <w:lang w:val="en-GB"/>
        </w:rPr>
        <w:t xml:space="preserve">. </w:t>
      </w:r>
      <w:r w:rsidR="00AE614F" w:rsidRPr="00245C63">
        <w:rPr>
          <w:lang w:val="en-GB"/>
        </w:rPr>
        <w:t xml:space="preserve">Before doing this, make sure that the student that receives the repository has </w:t>
      </w:r>
      <w:r w:rsidR="00D800DF" w:rsidRPr="00245C63">
        <w:rPr>
          <w:lang w:val="en-GB"/>
        </w:rPr>
        <w:t>GitHub</w:t>
      </w:r>
      <w:r w:rsidR="00AE614F" w:rsidRPr="00245C63">
        <w:rPr>
          <w:lang w:val="en-GB"/>
        </w:rPr>
        <w:t xml:space="preserve"> pro (if not, recommend him to take activate the </w:t>
      </w:r>
      <w:r w:rsidR="00D800DF" w:rsidRPr="00245C63">
        <w:rPr>
          <w:lang w:val="en-GB"/>
        </w:rPr>
        <w:t>GitHub</w:t>
      </w:r>
      <w:r w:rsidR="00AE614F" w:rsidRPr="00245C63">
        <w:rPr>
          <w:lang w:val="en-GB"/>
        </w:rPr>
        <w:t xml:space="preserve"> activation pack).</w:t>
      </w:r>
    </w:p>
    <w:p w14:paraId="7F560CE8" w14:textId="0C2ACCE0" w:rsidR="00683592" w:rsidRPr="00245C63" w:rsidRDefault="00285D5F" w:rsidP="00BA4CE3">
      <w:pPr>
        <w:pStyle w:val="ListParagraph"/>
        <w:numPr>
          <w:ilvl w:val="0"/>
          <w:numId w:val="5"/>
        </w:numPr>
        <w:rPr>
          <w:lang w:val="en-GB"/>
        </w:rPr>
      </w:pPr>
      <w:r w:rsidRPr="00245C63">
        <w:rPr>
          <w:lang w:val="en-GB"/>
        </w:rPr>
        <w:t xml:space="preserve">The last option is to ask the new EXPO group to create a new repository. The new group starts with a clean </w:t>
      </w:r>
      <w:r w:rsidR="00F26D0C" w:rsidRPr="00245C63">
        <w:rPr>
          <w:lang w:val="en-GB"/>
        </w:rPr>
        <w:t>slate but</w:t>
      </w:r>
      <w:r w:rsidR="00136751" w:rsidRPr="00245C63">
        <w:rPr>
          <w:lang w:val="en-GB"/>
        </w:rPr>
        <w:t xml:space="preserve"> has no insight in the activities from the previous group (besides what is mentioned in the report). </w:t>
      </w:r>
    </w:p>
    <w:p w14:paraId="7B6F3AE6" w14:textId="164179E2" w:rsidR="008B294D" w:rsidRPr="00245C63" w:rsidRDefault="008B294D" w:rsidP="00501917">
      <w:pPr>
        <w:pStyle w:val="Heading2"/>
        <w:rPr>
          <w:lang w:val="en-GB"/>
        </w:rPr>
      </w:pPr>
      <w:bookmarkStart w:id="321" w:name="_Toc61349915"/>
      <w:bookmarkStart w:id="322" w:name="_Toc63272912"/>
      <w:r w:rsidRPr="00245C63">
        <w:rPr>
          <w:lang w:val="en-GB"/>
        </w:rPr>
        <w:t>Discontinuing a project</w:t>
      </w:r>
      <w:bookmarkEnd w:id="321"/>
      <w:bookmarkEnd w:id="322"/>
    </w:p>
    <w:p w14:paraId="75CE9053" w14:textId="204164D6" w:rsidR="00B6146E" w:rsidRPr="00245C63" w:rsidRDefault="003C32DB">
      <w:pPr>
        <w:rPr>
          <w:lang w:val="en-GB"/>
        </w:rPr>
      </w:pPr>
      <w:r w:rsidRPr="00245C63">
        <w:rPr>
          <w:lang w:val="en-GB"/>
        </w:rPr>
        <w:t xml:space="preserve">When a project is discontinued, it is recommended to </w:t>
      </w:r>
      <w:r w:rsidR="00033A3C" w:rsidRPr="00245C63">
        <w:rPr>
          <w:lang w:val="en-GB"/>
        </w:rPr>
        <w:t xml:space="preserve">Archive the </w:t>
      </w:r>
      <w:r w:rsidR="003B3091" w:rsidRPr="00245C63">
        <w:rPr>
          <w:lang w:val="en-GB"/>
        </w:rPr>
        <w:t xml:space="preserve">repository. </w:t>
      </w:r>
      <w:r w:rsidR="000C083B" w:rsidRPr="00245C63">
        <w:rPr>
          <w:lang w:val="en-GB"/>
        </w:rPr>
        <w:t xml:space="preserve">This will make the repository read-only, preventing changes to be made to it afterwards. </w:t>
      </w:r>
      <w:r w:rsidR="008E28E0" w:rsidRPr="00245C63">
        <w:rPr>
          <w:lang w:val="en-GB"/>
        </w:rPr>
        <w:t xml:space="preserve">It is recommended by </w:t>
      </w:r>
      <w:r w:rsidR="00D800DF" w:rsidRPr="00245C63">
        <w:rPr>
          <w:lang w:val="en-GB"/>
        </w:rPr>
        <w:t>GitHub</w:t>
      </w:r>
      <w:r w:rsidR="008E28E0" w:rsidRPr="00245C63">
        <w:rPr>
          <w:lang w:val="en-GB"/>
        </w:rPr>
        <w:t xml:space="preserve"> to close all active pull-requests and open issues first.</w:t>
      </w:r>
      <w:r w:rsidR="0083329E" w:rsidRPr="00245C63">
        <w:rPr>
          <w:lang w:val="en-GB"/>
        </w:rPr>
        <w:t xml:space="preserve"> To archive a report, go to settings, scroll down to the “Danger Zone”</w:t>
      </w:r>
      <w:r w:rsidR="00CF6106" w:rsidRPr="00245C63">
        <w:rPr>
          <w:lang w:val="en-GB"/>
        </w:rPr>
        <w:t>, follow the instructions and press “I understand the consequences, archive this repository”</w:t>
      </w:r>
      <w:r w:rsidR="0083329E" w:rsidRPr="00245C63">
        <w:rPr>
          <w:lang w:val="en-GB"/>
        </w:rPr>
        <w:t>.</w:t>
      </w:r>
      <w:r w:rsidR="005C5EBA" w:rsidRPr="00245C63">
        <w:rPr>
          <w:lang w:val="en-GB"/>
        </w:rPr>
        <w:t xml:space="preserve"> It is possible to unarchive a repository</w:t>
      </w:r>
      <w:r w:rsidR="00CA74DB" w:rsidRPr="00245C63">
        <w:rPr>
          <w:lang w:val="en-GB"/>
        </w:rPr>
        <w:t xml:space="preserve"> afterwards</w:t>
      </w:r>
      <w:r w:rsidR="005C5EBA" w:rsidRPr="00245C63">
        <w:rPr>
          <w:lang w:val="en-GB"/>
        </w:rPr>
        <w:t xml:space="preserve">. </w:t>
      </w:r>
    </w:p>
    <w:p w14:paraId="78937F49" w14:textId="7E0E49B6" w:rsidR="00B6146E" w:rsidRPr="00245C63" w:rsidRDefault="00B6146E" w:rsidP="00C12AD6">
      <w:pPr>
        <w:pStyle w:val="Heading1"/>
        <w:rPr>
          <w:lang w:val="en-GB"/>
        </w:rPr>
      </w:pPr>
      <w:bookmarkStart w:id="323" w:name="_Toc61349916"/>
      <w:bookmarkStart w:id="324" w:name="_Toc63272913"/>
      <w:r w:rsidRPr="00245C63">
        <w:rPr>
          <w:lang w:val="en-GB"/>
        </w:rPr>
        <w:lastRenderedPageBreak/>
        <w:t>Extra info</w:t>
      </w:r>
      <w:bookmarkEnd w:id="323"/>
      <w:bookmarkEnd w:id="324"/>
    </w:p>
    <w:p w14:paraId="432630AA" w14:textId="68ED8B25" w:rsidR="00B53051" w:rsidRPr="00245C63" w:rsidRDefault="00B53051" w:rsidP="00501917">
      <w:pPr>
        <w:pStyle w:val="Heading2"/>
        <w:rPr>
          <w:lang w:val="en-GB"/>
        </w:rPr>
      </w:pPr>
      <w:bookmarkStart w:id="325" w:name="_Toc61349917"/>
      <w:bookmarkStart w:id="326" w:name="_Toc63272914"/>
      <w:r w:rsidRPr="00245C63">
        <w:rPr>
          <w:lang w:val="en-GB"/>
        </w:rPr>
        <w:t>Issue Templates</w:t>
      </w:r>
      <w:bookmarkEnd w:id="325"/>
      <w:bookmarkEnd w:id="326"/>
    </w:p>
    <w:p w14:paraId="0296590A" w14:textId="3F4E2E5B" w:rsidR="00B53051" w:rsidRPr="00245C63" w:rsidRDefault="00B53051" w:rsidP="00B53051">
      <w:pPr>
        <w:rPr>
          <w:lang w:val="en-GB"/>
        </w:rPr>
      </w:pPr>
    </w:p>
    <w:p w14:paraId="20C510C6" w14:textId="7C00058C" w:rsidR="00676F58" w:rsidRPr="00245C63" w:rsidRDefault="00676F58" w:rsidP="00501917">
      <w:pPr>
        <w:pStyle w:val="Heading2"/>
        <w:rPr>
          <w:lang w:val="en-GB"/>
        </w:rPr>
      </w:pPr>
      <w:bookmarkStart w:id="327" w:name="_Toc61349918"/>
      <w:bookmarkStart w:id="328" w:name="_Toc63272915"/>
      <w:r w:rsidRPr="00245C63">
        <w:rPr>
          <w:lang w:val="en-GB"/>
        </w:rPr>
        <w:t>Release Templates</w:t>
      </w:r>
      <w:bookmarkEnd w:id="327"/>
      <w:bookmarkEnd w:id="328"/>
    </w:p>
    <w:tbl>
      <w:tblPr>
        <w:tblStyle w:val="TableGrid"/>
        <w:tblW w:w="0" w:type="auto"/>
        <w:tblLook w:val="04A0" w:firstRow="1" w:lastRow="0" w:firstColumn="1" w:lastColumn="0" w:noHBand="0" w:noVBand="1"/>
      </w:tblPr>
      <w:tblGrid>
        <w:gridCol w:w="9350"/>
      </w:tblGrid>
      <w:tr w:rsidR="007419D9" w:rsidRPr="00245C63" w14:paraId="63F61EA1" w14:textId="77777777" w:rsidTr="007419D9">
        <w:tc>
          <w:tcPr>
            <w:tcW w:w="9350" w:type="dxa"/>
          </w:tcPr>
          <w:p w14:paraId="3A097B5C" w14:textId="69792EB7" w:rsidR="007419D9" w:rsidRPr="00245C63"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r w:rsidRPr="00245C63">
              <w:rPr>
                <w:rFonts w:ascii="Consolas" w:eastAsia="Times New Roman" w:hAnsi="Consolas" w:cs="Courier New"/>
                <w:color w:val="24292E"/>
                <w:sz w:val="20"/>
                <w:szCs w:val="20"/>
                <w:lang w:val="en-GB"/>
              </w:rPr>
              <w:t>_</w:t>
            </w:r>
            <w:r w:rsidR="00A82B70" w:rsidRPr="00245C63">
              <w:rPr>
                <w:rFonts w:ascii="Consolas" w:eastAsia="Times New Roman" w:hAnsi="Consolas" w:cs="Courier New"/>
                <w:color w:val="24292E"/>
                <w:sz w:val="20"/>
                <w:szCs w:val="20"/>
                <w:lang w:val="en-GB"/>
              </w:rPr>
              <w:t>Software</w:t>
            </w:r>
            <w:r w:rsidR="004467FE" w:rsidRPr="00245C63">
              <w:rPr>
                <w:rFonts w:ascii="Consolas" w:eastAsia="Times New Roman" w:hAnsi="Consolas" w:cs="Courier New"/>
                <w:color w:val="24292E"/>
                <w:sz w:val="20"/>
                <w:szCs w:val="20"/>
                <w:lang w:val="en-GB"/>
              </w:rPr>
              <w:t xml:space="preserve"> </w:t>
            </w:r>
            <w:r w:rsidRPr="00245C63">
              <w:rPr>
                <w:rFonts w:ascii="Consolas" w:eastAsia="Times New Roman" w:hAnsi="Consolas" w:cs="Courier New"/>
                <w:color w:val="24292E"/>
                <w:sz w:val="20"/>
                <w:szCs w:val="20"/>
                <w:lang w:val="en-GB"/>
              </w:rPr>
              <w:t>v2</w:t>
            </w:r>
            <w:r w:rsidRPr="00245C63">
              <w:rPr>
                <w:rFonts w:ascii="Consolas" w:eastAsia="Times New Roman" w:hAnsi="Consolas" w:cs="Courier New"/>
                <w:color w:val="005CC5"/>
                <w:sz w:val="20"/>
                <w:szCs w:val="20"/>
                <w:lang w:val="en-GB"/>
              </w:rPr>
              <w:t>.13.0</w:t>
            </w:r>
            <w:r w:rsidRPr="00245C63">
              <w:rPr>
                <w:rFonts w:ascii="Consolas" w:eastAsia="Times New Roman" w:hAnsi="Consolas" w:cs="Courier New"/>
                <w:color w:val="24292E"/>
                <w:sz w:val="20"/>
                <w:szCs w:val="20"/>
                <w:lang w:val="en-GB"/>
              </w:rPr>
              <w:t xml:space="preserve"> release</w:t>
            </w:r>
            <w:r w:rsidR="004467FE" w:rsidRPr="00245C63">
              <w:rPr>
                <w:rFonts w:ascii="Consolas" w:eastAsia="Times New Roman" w:hAnsi="Consolas" w:cs="Courier New"/>
                <w:color w:val="24292E"/>
                <w:sz w:val="20"/>
                <w:szCs w:val="20"/>
                <w:lang w:val="en-GB"/>
              </w:rPr>
              <w:t>_</w:t>
            </w:r>
          </w:p>
          <w:p w14:paraId="18CE45AD" w14:textId="77777777" w:rsidR="007419D9" w:rsidRPr="00245C63"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r w:rsidRPr="00245C63">
              <w:rPr>
                <w:rFonts w:ascii="Consolas" w:eastAsia="Times New Roman" w:hAnsi="Consolas" w:cs="Courier New"/>
                <w:color w:val="24292E"/>
                <w:sz w:val="20"/>
                <w:szCs w:val="20"/>
                <w:lang w:val="en-GB"/>
              </w:rPr>
              <w:t xml:space="preserve"># What's New </w:t>
            </w:r>
            <w:r w:rsidRPr="00245C63">
              <w:rPr>
                <w:rFonts w:ascii="Segoe UI Emoji" w:hAnsi="Segoe UI Emoji" w:cs="Segoe UI Emoji"/>
                <w:b/>
                <w:bCs/>
                <w:sz w:val="20"/>
                <w:szCs w:val="20"/>
                <w:lang w:val="en-GB"/>
              </w:rPr>
              <w:t>✨</w:t>
            </w:r>
          </w:p>
          <w:p w14:paraId="20051EF7" w14:textId="77777777" w:rsidR="00173F3A" w:rsidRPr="00245C63" w:rsidRDefault="007419D9" w:rsidP="00E1648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r w:rsidRPr="00245C63">
              <w:rPr>
                <w:rFonts w:ascii="Consolas" w:eastAsia="Times New Roman" w:hAnsi="Consolas" w:cs="Courier New"/>
                <w:color w:val="24292E"/>
                <w:sz w:val="20"/>
                <w:szCs w:val="20"/>
                <w:lang w:val="en-GB"/>
              </w:rPr>
              <w:t xml:space="preserve">- </w:t>
            </w:r>
            <w:r w:rsidR="00E1648B" w:rsidRPr="00245C63">
              <w:rPr>
                <w:rFonts w:ascii="Consolas" w:eastAsia="Times New Roman" w:hAnsi="Consolas" w:cs="Courier New"/>
                <w:color w:val="24292E"/>
                <w:sz w:val="20"/>
                <w:szCs w:val="20"/>
                <w:lang w:val="en-GB"/>
              </w:rPr>
              <w:t xml:space="preserve">Add </w:t>
            </w:r>
            <w:r w:rsidR="00A82B70" w:rsidRPr="00245C63">
              <w:rPr>
                <w:rFonts w:ascii="Consolas" w:eastAsia="Times New Roman" w:hAnsi="Consolas" w:cs="Courier New"/>
                <w:color w:val="24292E"/>
                <w:sz w:val="20"/>
                <w:szCs w:val="20"/>
                <w:lang w:val="en-GB"/>
              </w:rPr>
              <w:t xml:space="preserve">Hello World </w:t>
            </w:r>
            <w:r w:rsidR="00E1648B" w:rsidRPr="00245C63">
              <w:rPr>
                <w:rFonts w:ascii="Consolas" w:eastAsia="Times New Roman" w:hAnsi="Consolas" w:cs="Courier New"/>
                <w:color w:val="24292E"/>
                <w:sz w:val="20"/>
                <w:szCs w:val="20"/>
                <w:lang w:val="en-GB"/>
              </w:rPr>
              <w:t>(</w:t>
            </w:r>
            <w:r w:rsidR="00E1648B" w:rsidRPr="00245C63">
              <w:rPr>
                <w:rFonts w:ascii="Consolas" w:eastAsia="Times New Roman" w:hAnsi="Consolas" w:cs="Courier New"/>
                <w:color w:val="005CC5"/>
                <w:sz w:val="20"/>
                <w:szCs w:val="20"/>
                <w:lang w:val="en-GB"/>
              </w:rPr>
              <w:t>#152</w:t>
            </w:r>
            <w:r w:rsidR="00E1648B" w:rsidRPr="00245C63">
              <w:rPr>
                <w:rFonts w:ascii="Consolas" w:eastAsia="Times New Roman" w:hAnsi="Consolas" w:cs="Courier New"/>
                <w:color w:val="24292E"/>
                <w:sz w:val="20"/>
                <w:szCs w:val="20"/>
                <w:lang w:val="en-GB"/>
              </w:rPr>
              <w:t xml:space="preserve"> )</w:t>
            </w:r>
          </w:p>
          <w:p w14:paraId="73561CD8" w14:textId="3C017C2A" w:rsidR="007419D9" w:rsidRPr="00245C63" w:rsidRDefault="00E1648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r w:rsidRPr="00245C63">
              <w:rPr>
                <w:rFonts w:ascii="Consolas" w:eastAsia="Times New Roman" w:hAnsi="Consolas" w:cs="Courier New"/>
                <w:color w:val="24292E"/>
                <w:sz w:val="20"/>
                <w:szCs w:val="20"/>
                <w:lang w:val="en-GB"/>
              </w:rPr>
              <w:t>- Fix old stuff (</w:t>
            </w:r>
            <w:r w:rsidRPr="00245C63">
              <w:rPr>
                <w:rFonts w:ascii="Consolas" w:eastAsia="Times New Roman" w:hAnsi="Consolas" w:cs="Courier New"/>
                <w:color w:val="005CC5"/>
                <w:sz w:val="20"/>
                <w:szCs w:val="20"/>
                <w:lang w:val="en-GB"/>
              </w:rPr>
              <w:t>#123</w:t>
            </w:r>
            <w:r w:rsidRPr="00245C63">
              <w:rPr>
                <w:rFonts w:ascii="Consolas" w:eastAsia="Times New Roman" w:hAnsi="Consolas" w:cs="Courier New"/>
                <w:color w:val="24292E"/>
                <w:sz w:val="20"/>
                <w:szCs w:val="20"/>
                <w:lang w:val="en-GB"/>
              </w:rPr>
              <w:t>)</w:t>
            </w:r>
          </w:p>
          <w:p w14:paraId="499D8CD8" w14:textId="77777777" w:rsidR="007419D9" w:rsidRPr="00245C63"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p>
          <w:p w14:paraId="3C311668" w14:textId="77777777" w:rsidR="007419D9" w:rsidRPr="00245C63"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r w:rsidRPr="00245C63">
              <w:rPr>
                <w:rFonts w:ascii="Consolas" w:eastAsia="Times New Roman" w:hAnsi="Consolas" w:cs="Courier New"/>
                <w:color w:val="24292E"/>
                <w:sz w:val="20"/>
                <w:szCs w:val="20"/>
                <w:lang w:val="en-GB"/>
              </w:rPr>
              <w:t xml:space="preserve"># Enhancements </w:t>
            </w:r>
            <w:r w:rsidRPr="00245C63">
              <w:rPr>
                <w:rFonts w:ascii="Segoe UI Emoji" w:hAnsi="Segoe UI Emoji" w:cs="Segoe UI Emoji"/>
                <w:b/>
                <w:bCs/>
                <w:sz w:val="20"/>
                <w:szCs w:val="20"/>
                <w:lang w:val="en-GB"/>
              </w:rPr>
              <w:t>🙌</w:t>
            </w:r>
          </w:p>
          <w:p w14:paraId="423568C0" w14:textId="77777777" w:rsidR="007419D9" w:rsidRPr="00245C63"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p>
          <w:p w14:paraId="160066D8" w14:textId="2E1238F3" w:rsidR="007419D9" w:rsidRPr="00245C63"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r w:rsidRPr="00245C63">
              <w:rPr>
                <w:rFonts w:ascii="Consolas" w:eastAsia="Times New Roman" w:hAnsi="Consolas" w:cs="Courier New"/>
                <w:color w:val="005CC5"/>
                <w:sz w:val="20"/>
                <w:szCs w:val="20"/>
                <w:lang w:val="en-GB"/>
              </w:rPr>
              <w:t>##</w:t>
            </w:r>
            <w:r w:rsidRPr="00245C63">
              <w:rPr>
                <w:rFonts w:ascii="Consolas" w:eastAsia="Times New Roman" w:hAnsi="Consolas" w:cs="Courier New"/>
                <w:color w:val="24292E"/>
                <w:sz w:val="20"/>
                <w:szCs w:val="20"/>
                <w:lang w:val="en-GB"/>
              </w:rPr>
              <w:t xml:space="preserve"> </w:t>
            </w:r>
            <w:r w:rsidR="00A82B70" w:rsidRPr="00245C63">
              <w:rPr>
                <w:rFonts w:ascii="Consolas" w:eastAsia="Times New Roman" w:hAnsi="Consolas" w:cs="Courier New"/>
                <w:color w:val="24292E"/>
                <w:sz w:val="20"/>
                <w:szCs w:val="20"/>
                <w:lang w:val="en-GB"/>
              </w:rPr>
              <w:t>Add new stuff</w:t>
            </w:r>
            <w:r w:rsidRPr="00245C63">
              <w:rPr>
                <w:rFonts w:ascii="Consolas" w:eastAsia="Times New Roman" w:hAnsi="Consolas" w:cs="Courier New"/>
                <w:color w:val="24292E"/>
                <w:sz w:val="20"/>
                <w:szCs w:val="20"/>
                <w:lang w:val="en-GB"/>
              </w:rPr>
              <w:t xml:space="preserve"> (</w:t>
            </w:r>
            <w:r w:rsidRPr="00245C63">
              <w:rPr>
                <w:rFonts w:ascii="Consolas" w:eastAsia="Times New Roman" w:hAnsi="Consolas" w:cs="Courier New"/>
                <w:color w:val="005CC5"/>
                <w:sz w:val="20"/>
                <w:szCs w:val="20"/>
                <w:lang w:val="en-GB"/>
              </w:rPr>
              <w:t>#152</w:t>
            </w:r>
            <w:r w:rsidRPr="00245C63">
              <w:rPr>
                <w:rFonts w:ascii="Consolas" w:eastAsia="Times New Roman" w:hAnsi="Consolas" w:cs="Courier New"/>
                <w:color w:val="24292E"/>
                <w:sz w:val="20"/>
                <w:szCs w:val="20"/>
                <w:lang w:val="en-GB"/>
              </w:rPr>
              <w:t xml:space="preserve"> )</w:t>
            </w:r>
          </w:p>
          <w:p w14:paraId="28761ED3" w14:textId="6601968C" w:rsidR="007419D9" w:rsidRPr="00245C63" w:rsidRDefault="00A82B70"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r w:rsidRPr="00245C63">
              <w:rPr>
                <w:rFonts w:ascii="Consolas" w:eastAsia="Times New Roman" w:hAnsi="Consolas" w:cs="Courier New"/>
                <w:color w:val="24292E"/>
                <w:sz w:val="20"/>
                <w:szCs w:val="20"/>
                <w:lang w:val="en-GB"/>
              </w:rPr>
              <w:t xml:space="preserve">Added </w:t>
            </w:r>
            <w:r w:rsidR="00173F3A" w:rsidRPr="00245C63">
              <w:rPr>
                <w:rFonts w:ascii="Consolas" w:eastAsia="Times New Roman" w:hAnsi="Consolas" w:cs="Courier New"/>
                <w:color w:val="24292E"/>
                <w:sz w:val="20"/>
                <w:szCs w:val="20"/>
                <w:lang w:val="en-GB"/>
              </w:rPr>
              <w:t>a function to print Hello world in the terminal.</w:t>
            </w:r>
          </w:p>
          <w:p w14:paraId="56893A86" w14:textId="77777777" w:rsidR="007419D9" w:rsidRPr="00245C63"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p>
          <w:p w14:paraId="69971785" w14:textId="77777777" w:rsidR="007419D9" w:rsidRPr="00245C63"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r w:rsidRPr="00245C63">
              <w:rPr>
                <w:rFonts w:ascii="Consolas" w:eastAsia="Times New Roman" w:hAnsi="Consolas" w:cs="Courier New"/>
                <w:color w:val="24292E"/>
                <w:sz w:val="20"/>
                <w:szCs w:val="20"/>
                <w:lang w:val="en-GB"/>
              </w:rPr>
              <w:t xml:space="preserve">Closes </w:t>
            </w:r>
            <w:r w:rsidRPr="00245C63">
              <w:rPr>
                <w:rFonts w:ascii="Consolas" w:eastAsia="Times New Roman" w:hAnsi="Consolas" w:cs="Courier New"/>
                <w:color w:val="005CC5"/>
                <w:sz w:val="20"/>
                <w:szCs w:val="20"/>
                <w:lang w:val="en-GB"/>
              </w:rPr>
              <w:t>#152</w:t>
            </w:r>
            <w:r w:rsidRPr="00245C63">
              <w:rPr>
                <w:rFonts w:ascii="Consolas" w:eastAsia="Times New Roman" w:hAnsi="Consolas" w:cs="Courier New"/>
                <w:color w:val="24292E"/>
                <w:sz w:val="20"/>
                <w:szCs w:val="20"/>
                <w:lang w:val="en-GB"/>
              </w:rPr>
              <w:t xml:space="preserve"> </w:t>
            </w:r>
          </w:p>
          <w:p w14:paraId="646E3849" w14:textId="63717E3B" w:rsidR="007419D9" w:rsidRPr="00245C63"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p>
          <w:p w14:paraId="14047E2B" w14:textId="77777777" w:rsidR="00173F3A" w:rsidRPr="00245C63" w:rsidRDefault="00173F3A"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p>
          <w:p w14:paraId="737222BB" w14:textId="77777777" w:rsidR="007419D9" w:rsidRPr="00245C63"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r w:rsidRPr="00245C63">
              <w:rPr>
                <w:rFonts w:ascii="Consolas" w:eastAsia="Times New Roman" w:hAnsi="Consolas" w:cs="Courier New"/>
                <w:color w:val="24292E"/>
                <w:sz w:val="20"/>
                <w:szCs w:val="20"/>
                <w:lang w:val="en-GB"/>
              </w:rPr>
              <w:t xml:space="preserve"># Bugs/issues Fixes </w:t>
            </w:r>
            <w:r w:rsidRPr="00245C63">
              <w:rPr>
                <w:rFonts w:ascii="Segoe UI Emoji" w:hAnsi="Segoe UI Emoji" w:cs="Segoe UI Emoji"/>
                <w:sz w:val="20"/>
                <w:szCs w:val="20"/>
                <w:lang w:val="en-GB"/>
              </w:rPr>
              <w:t>🐛</w:t>
            </w:r>
          </w:p>
          <w:p w14:paraId="7CAB5472" w14:textId="7F81BD0C" w:rsidR="007419D9" w:rsidRPr="00245C63"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r w:rsidRPr="00245C63">
              <w:rPr>
                <w:rFonts w:ascii="Consolas" w:eastAsia="Times New Roman" w:hAnsi="Consolas" w:cs="Courier New"/>
                <w:color w:val="005CC5"/>
                <w:sz w:val="20"/>
                <w:szCs w:val="20"/>
                <w:lang w:val="en-GB"/>
              </w:rPr>
              <w:t>##</w:t>
            </w:r>
            <w:r w:rsidRPr="00245C63">
              <w:rPr>
                <w:rFonts w:ascii="Consolas" w:eastAsia="Times New Roman" w:hAnsi="Consolas" w:cs="Courier New"/>
                <w:color w:val="24292E"/>
                <w:sz w:val="20"/>
                <w:szCs w:val="20"/>
                <w:lang w:val="en-GB"/>
              </w:rPr>
              <w:t xml:space="preserve"> </w:t>
            </w:r>
            <w:r w:rsidR="00A82B70" w:rsidRPr="00245C63">
              <w:rPr>
                <w:rFonts w:ascii="Consolas" w:eastAsia="Times New Roman" w:hAnsi="Consolas" w:cs="Courier New"/>
                <w:color w:val="24292E"/>
                <w:sz w:val="20"/>
                <w:szCs w:val="20"/>
                <w:lang w:val="en-GB"/>
              </w:rPr>
              <w:t>Fix old stuff</w:t>
            </w:r>
            <w:r w:rsidRPr="00245C63">
              <w:rPr>
                <w:rFonts w:ascii="Consolas" w:eastAsia="Times New Roman" w:hAnsi="Consolas" w:cs="Courier New"/>
                <w:color w:val="24292E"/>
                <w:sz w:val="20"/>
                <w:szCs w:val="20"/>
                <w:lang w:val="en-GB"/>
              </w:rPr>
              <w:t xml:space="preserve"> (</w:t>
            </w:r>
            <w:r w:rsidRPr="00245C63">
              <w:rPr>
                <w:rFonts w:ascii="Consolas" w:eastAsia="Times New Roman" w:hAnsi="Consolas" w:cs="Courier New"/>
                <w:color w:val="005CC5"/>
                <w:sz w:val="20"/>
                <w:szCs w:val="20"/>
                <w:lang w:val="en-GB"/>
              </w:rPr>
              <w:t>#123</w:t>
            </w:r>
            <w:r w:rsidRPr="00245C63">
              <w:rPr>
                <w:rFonts w:ascii="Consolas" w:eastAsia="Times New Roman" w:hAnsi="Consolas" w:cs="Courier New"/>
                <w:color w:val="24292E"/>
                <w:sz w:val="20"/>
                <w:szCs w:val="20"/>
                <w:lang w:val="en-GB"/>
              </w:rPr>
              <w:t>)</w:t>
            </w:r>
          </w:p>
          <w:p w14:paraId="53D384A3" w14:textId="5E7BBF8F" w:rsidR="007419D9" w:rsidRPr="00245C63"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r w:rsidRPr="00245C63">
              <w:rPr>
                <w:rFonts w:ascii="Consolas" w:eastAsia="Times New Roman" w:hAnsi="Consolas" w:cs="Courier New"/>
                <w:color w:val="24292E"/>
                <w:sz w:val="20"/>
                <w:szCs w:val="20"/>
                <w:lang w:val="en-GB"/>
              </w:rPr>
              <w:t xml:space="preserve">Fixed issue where </w:t>
            </w:r>
            <w:r w:rsidR="00173F3A" w:rsidRPr="00245C63">
              <w:rPr>
                <w:rFonts w:ascii="Consolas" w:eastAsia="Times New Roman" w:hAnsi="Consolas" w:cs="Courier New"/>
                <w:color w:val="24292E"/>
                <w:sz w:val="20"/>
                <w:szCs w:val="20"/>
                <w:lang w:val="en-GB"/>
              </w:rPr>
              <w:t>the stops working after user entered a character.</w:t>
            </w:r>
          </w:p>
          <w:p w14:paraId="7494385B" w14:textId="77777777" w:rsidR="007419D9" w:rsidRPr="00245C63"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p>
          <w:p w14:paraId="7542DE69" w14:textId="77777777" w:rsidR="007419D9" w:rsidRPr="00245C63"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r w:rsidRPr="00245C63">
              <w:rPr>
                <w:rFonts w:ascii="Consolas" w:eastAsia="Times New Roman" w:hAnsi="Consolas" w:cs="Courier New"/>
                <w:color w:val="24292E"/>
                <w:sz w:val="20"/>
                <w:szCs w:val="20"/>
                <w:lang w:val="en-GB"/>
              </w:rPr>
              <w:t xml:space="preserve">Closes </w:t>
            </w:r>
            <w:r w:rsidRPr="00245C63">
              <w:rPr>
                <w:rFonts w:ascii="Consolas" w:eastAsia="Times New Roman" w:hAnsi="Consolas" w:cs="Courier New"/>
                <w:color w:val="005CC5"/>
                <w:sz w:val="20"/>
                <w:szCs w:val="20"/>
                <w:lang w:val="en-GB"/>
              </w:rPr>
              <w:t>#123</w:t>
            </w:r>
            <w:r w:rsidRPr="00245C63">
              <w:rPr>
                <w:rFonts w:ascii="Consolas" w:eastAsia="Times New Roman" w:hAnsi="Consolas" w:cs="Courier New"/>
                <w:color w:val="24292E"/>
                <w:sz w:val="20"/>
                <w:szCs w:val="20"/>
                <w:lang w:val="en-GB"/>
              </w:rPr>
              <w:t xml:space="preserve"> </w:t>
            </w:r>
          </w:p>
          <w:p w14:paraId="215B5CF4" w14:textId="77777777" w:rsidR="007419D9" w:rsidRPr="00245C63"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p>
          <w:p w14:paraId="4909CB64" w14:textId="77777777" w:rsidR="007419D9" w:rsidRPr="00245C63"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r w:rsidRPr="00245C63">
              <w:rPr>
                <w:rFonts w:ascii="Consolas" w:eastAsia="Times New Roman" w:hAnsi="Consolas" w:cs="Courier New"/>
                <w:color w:val="24292E"/>
                <w:sz w:val="20"/>
                <w:szCs w:val="20"/>
                <w:lang w:val="en-GB"/>
              </w:rPr>
              <w:t xml:space="preserve"># Features to look into </w:t>
            </w:r>
            <w:r w:rsidRPr="00245C63">
              <w:rPr>
                <w:rFonts w:ascii="Segoe UI Emoji" w:hAnsi="Segoe UI Emoji" w:cs="Segoe UI Emoji"/>
                <w:sz w:val="20"/>
                <w:szCs w:val="20"/>
                <w:lang w:val="en-GB"/>
              </w:rPr>
              <w:t>🔎</w:t>
            </w:r>
          </w:p>
          <w:p w14:paraId="17CC9180" w14:textId="77777777" w:rsidR="007419D9" w:rsidRPr="00245C63"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r w:rsidRPr="00245C63">
              <w:rPr>
                <w:rFonts w:ascii="Consolas" w:eastAsia="Times New Roman" w:hAnsi="Consolas" w:cs="Courier New"/>
                <w:color w:val="005CC5"/>
                <w:sz w:val="20"/>
                <w:szCs w:val="20"/>
                <w:lang w:val="en-GB"/>
              </w:rPr>
              <w:t>##</w:t>
            </w:r>
            <w:r w:rsidRPr="00245C63">
              <w:rPr>
                <w:rFonts w:ascii="Consolas" w:eastAsia="Times New Roman" w:hAnsi="Consolas" w:cs="Courier New"/>
                <w:color w:val="24292E"/>
                <w:sz w:val="20"/>
                <w:szCs w:val="20"/>
                <w:lang w:val="en-GB"/>
              </w:rPr>
              <w:t xml:space="preserve"> In progress</w:t>
            </w:r>
          </w:p>
          <w:p w14:paraId="163125FF" w14:textId="703F9CA9" w:rsidR="007419D9" w:rsidRPr="00245C63" w:rsidRDefault="007419D9" w:rsidP="00173F3A">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r w:rsidRPr="00245C63">
              <w:rPr>
                <w:rFonts w:ascii="Consolas" w:eastAsia="Times New Roman" w:hAnsi="Consolas" w:cs="Courier New"/>
                <w:color w:val="24292E"/>
                <w:sz w:val="20"/>
                <w:szCs w:val="20"/>
                <w:lang w:val="en-GB"/>
              </w:rPr>
              <w:t xml:space="preserve">- </w:t>
            </w:r>
            <w:r w:rsidR="00173F3A" w:rsidRPr="00245C63">
              <w:rPr>
                <w:rFonts w:ascii="Consolas" w:eastAsia="Times New Roman" w:hAnsi="Consolas" w:cs="Courier New"/>
                <w:color w:val="24292E"/>
                <w:sz w:val="20"/>
                <w:szCs w:val="20"/>
                <w:lang w:val="en-GB"/>
              </w:rPr>
              <w:t xml:space="preserve">Refactor Hello </w:t>
            </w:r>
            <w:r w:rsidR="00F26D0C" w:rsidRPr="00245C63">
              <w:rPr>
                <w:rFonts w:ascii="Consolas" w:eastAsia="Times New Roman" w:hAnsi="Consolas" w:cs="Courier New"/>
                <w:color w:val="24292E"/>
                <w:sz w:val="20"/>
                <w:szCs w:val="20"/>
                <w:lang w:val="en-GB"/>
              </w:rPr>
              <w:t>World (</w:t>
            </w:r>
            <w:r w:rsidR="00173F3A" w:rsidRPr="00245C63">
              <w:rPr>
                <w:rFonts w:ascii="Consolas" w:eastAsia="Times New Roman" w:hAnsi="Consolas" w:cs="Courier New"/>
                <w:color w:val="24292E"/>
                <w:sz w:val="20"/>
                <w:szCs w:val="20"/>
                <w:lang w:val="en-GB"/>
              </w:rPr>
              <w:t>On Hold).</w:t>
            </w:r>
          </w:p>
          <w:p w14:paraId="27563D76" w14:textId="3F4BB663" w:rsidR="00173F3A" w:rsidRPr="00245C63" w:rsidRDefault="00173F3A">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r w:rsidRPr="00245C63">
              <w:rPr>
                <w:rFonts w:ascii="Consolas" w:eastAsia="Times New Roman" w:hAnsi="Consolas" w:cs="Courier New"/>
                <w:color w:val="24292E"/>
                <w:sz w:val="20"/>
                <w:szCs w:val="20"/>
                <w:lang w:val="en-GB"/>
              </w:rPr>
              <w:t>- Update Comments</w:t>
            </w:r>
          </w:p>
          <w:p w14:paraId="768B6380" w14:textId="77777777" w:rsidR="007419D9" w:rsidRPr="00245C63"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p>
          <w:p w14:paraId="5C752AB9" w14:textId="77777777" w:rsidR="007419D9" w:rsidRPr="00245C63"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r w:rsidRPr="00245C63">
              <w:rPr>
                <w:rFonts w:ascii="Consolas" w:eastAsia="Times New Roman" w:hAnsi="Consolas" w:cs="Courier New"/>
                <w:color w:val="005CC5"/>
                <w:sz w:val="20"/>
                <w:szCs w:val="20"/>
                <w:lang w:val="en-GB"/>
              </w:rPr>
              <w:t>##</w:t>
            </w:r>
            <w:r w:rsidRPr="00245C63">
              <w:rPr>
                <w:rFonts w:ascii="Consolas" w:eastAsia="Times New Roman" w:hAnsi="Consolas" w:cs="Courier New"/>
                <w:color w:val="24292E"/>
                <w:sz w:val="20"/>
                <w:szCs w:val="20"/>
                <w:lang w:val="en-GB"/>
              </w:rPr>
              <w:t xml:space="preserve"> Known issues</w:t>
            </w:r>
          </w:p>
          <w:p w14:paraId="6C64819E" w14:textId="5EDF88CD" w:rsidR="007419D9" w:rsidRPr="00245C63" w:rsidRDefault="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r w:rsidRPr="00245C63">
              <w:rPr>
                <w:rFonts w:ascii="Consolas" w:eastAsia="Times New Roman" w:hAnsi="Consolas" w:cs="Courier New"/>
                <w:color w:val="24292E"/>
                <w:sz w:val="20"/>
                <w:szCs w:val="20"/>
                <w:lang w:val="en-GB"/>
              </w:rPr>
              <w:t>-</w:t>
            </w:r>
            <w:r w:rsidR="00173F3A" w:rsidRPr="00245C63">
              <w:rPr>
                <w:rFonts w:ascii="Consolas" w:eastAsia="Times New Roman" w:hAnsi="Consolas" w:cs="Courier New"/>
                <w:color w:val="24292E"/>
                <w:sz w:val="20"/>
                <w:szCs w:val="20"/>
                <w:lang w:val="en-GB"/>
              </w:rPr>
              <w:t xml:space="preserve"> Something is wrong.</w:t>
            </w:r>
          </w:p>
          <w:p w14:paraId="66CD697B" w14:textId="77777777" w:rsidR="007419D9" w:rsidRPr="00245C63" w:rsidRDefault="007419D9" w:rsidP="007419D9">
            <w:pPr>
              <w:shd w:val="clear" w:color="auto" w:fill="F2F2F2" w:themeFill="background1" w:themeFillShade="F2"/>
              <w:ind w:left="720" w:hanging="720"/>
              <w:rPr>
                <w:lang w:val="en-GB"/>
              </w:rPr>
            </w:pPr>
          </w:p>
          <w:p w14:paraId="26033432" w14:textId="77777777" w:rsidR="007419D9" w:rsidRPr="00245C63" w:rsidRDefault="007419D9" w:rsidP="007419D9">
            <w:pPr>
              <w:rPr>
                <w:lang w:val="en-GB"/>
              </w:rPr>
            </w:pPr>
          </w:p>
        </w:tc>
      </w:tr>
    </w:tbl>
    <w:p w14:paraId="52C3334F" w14:textId="77777777" w:rsidR="007419D9" w:rsidRPr="00245C63" w:rsidRDefault="007419D9" w:rsidP="00ED5B18">
      <w:pPr>
        <w:rPr>
          <w:lang w:val="en-GB"/>
        </w:rPr>
      </w:pPr>
    </w:p>
    <w:p w14:paraId="35553452" w14:textId="40CFD6EC" w:rsidR="00676F58" w:rsidRPr="00245C63" w:rsidRDefault="00676F58" w:rsidP="00ED5B18">
      <w:pPr>
        <w:jc w:val="center"/>
        <w:rPr>
          <w:lang w:val="en-GB"/>
        </w:rPr>
      </w:pPr>
    </w:p>
    <w:p w14:paraId="4D8717EB" w14:textId="27E1B669" w:rsidR="00B6146E" w:rsidRPr="00245C63" w:rsidRDefault="00B6146E" w:rsidP="00501917">
      <w:pPr>
        <w:pStyle w:val="Heading2"/>
        <w:rPr>
          <w:lang w:val="en-GB"/>
        </w:rPr>
      </w:pPr>
      <w:bookmarkStart w:id="329" w:name="_Toc61349919"/>
      <w:bookmarkStart w:id="330" w:name="_Toc63272916"/>
      <w:r w:rsidRPr="00245C63">
        <w:rPr>
          <w:lang w:val="en-GB"/>
        </w:rPr>
        <w:t>Git commands</w:t>
      </w:r>
      <w:bookmarkEnd w:id="329"/>
      <w:bookmarkEnd w:id="330"/>
    </w:p>
    <w:p w14:paraId="52AD6AB6" w14:textId="77777777" w:rsidR="00B6146E" w:rsidRPr="00245C63" w:rsidRDefault="00B6146E" w:rsidP="00B6146E">
      <w:pPr>
        <w:rPr>
          <w:lang w:val="en-GB"/>
        </w:rPr>
      </w:pPr>
      <w:r w:rsidRPr="00245C63">
        <w:rPr>
          <w:lang w:val="en-GB"/>
        </w:rPr>
        <w:t xml:space="preserve">git </w:t>
      </w:r>
      <w:proofErr w:type="spellStart"/>
      <w:r w:rsidRPr="00245C63">
        <w:rPr>
          <w:lang w:val="en-GB"/>
        </w:rPr>
        <w:t>init</w:t>
      </w:r>
      <w:proofErr w:type="spellEnd"/>
    </w:p>
    <w:p w14:paraId="61E3A7E0" w14:textId="77777777" w:rsidR="00B6146E" w:rsidRPr="00245C63" w:rsidRDefault="00B6146E" w:rsidP="00B6146E">
      <w:pPr>
        <w:rPr>
          <w:lang w:val="en-GB"/>
        </w:rPr>
      </w:pPr>
      <w:r w:rsidRPr="00245C63">
        <w:rPr>
          <w:lang w:val="en-GB"/>
        </w:rPr>
        <w:t>git clone git pull</w:t>
      </w:r>
    </w:p>
    <w:p w14:paraId="6FBCCD12" w14:textId="77777777" w:rsidR="004E3B28" w:rsidRPr="00245C63" w:rsidRDefault="004E3B28" w:rsidP="00B6146E">
      <w:pPr>
        <w:rPr>
          <w:lang w:val="en-GB"/>
        </w:rPr>
      </w:pPr>
    </w:p>
    <w:p w14:paraId="75AC1B75" w14:textId="40C58C75" w:rsidR="00B6146E" w:rsidRPr="00245C63" w:rsidRDefault="00B6146E" w:rsidP="00B6146E">
      <w:pPr>
        <w:rPr>
          <w:lang w:val="en-GB"/>
        </w:rPr>
      </w:pPr>
      <w:r w:rsidRPr="00245C63">
        <w:rPr>
          <w:lang w:val="en-GB"/>
        </w:rPr>
        <w:t xml:space="preserve">git config --global </w:t>
      </w:r>
      <w:r w:rsidR="00C704BD" w:rsidRPr="00852464">
        <w:rPr>
          <w:i/>
          <w:iCs/>
          <w:lang w:val="en-GB"/>
        </w:rPr>
        <w:t>$</w:t>
      </w:r>
      <w:r w:rsidRPr="00852464">
        <w:rPr>
          <w:i/>
          <w:iCs/>
          <w:lang w:val="en-GB"/>
        </w:rPr>
        <w:t>user.name</w:t>
      </w:r>
      <w:r w:rsidRPr="00245C63">
        <w:rPr>
          <w:lang w:val="en-GB"/>
        </w:rPr>
        <w:t xml:space="preserve"> git config --global </w:t>
      </w:r>
      <w:r w:rsidR="00C704BD" w:rsidRPr="00852464">
        <w:rPr>
          <w:i/>
          <w:iCs/>
          <w:lang w:val="en-GB"/>
        </w:rPr>
        <w:t>$</w:t>
      </w:r>
      <w:proofErr w:type="spellStart"/>
      <w:r w:rsidRPr="00852464">
        <w:rPr>
          <w:i/>
          <w:iCs/>
          <w:lang w:val="en-GB"/>
        </w:rPr>
        <w:t>user.email</w:t>
      </w:r>
      <w:proofErr w:type="spellEnd"/>
    </w:p>
    <w:p w14:paraId="66A64499" w14:textId="3769EA24" w:rsidR="00B6146E" w:rsidRPr="00245C63" w:rsidRDefault="00B6146E" w:rsidP="00B6146E">
      <w:pPr>
        <w:rPr>
          <w:lang w:val="en-GB"/>
        </w:rPr>
      </w:pPr>
      <w:r w:rsidRPr="00245C63">
        <w:rPr>
          <w:lang w:val="en-GB"/>
        </w:rPr>
        <w:t xml:space="preserve">git touch </w:t>
      </w:r>
      <w:r w:rsidR="00D14F4E">
        <w:rPr>
          <w:lang w:val="en-GB"/>
        </w:rPr>
        <w:t>$</w:t>
      </w:r>
      <w:proofErr w:type="spellStart"/>
      <w:r w:rsidRPr="00245C63">
        <w:rPr>
          <w:lang w:val="en-GB"/>
        </w:rPr>
        <w:t>documentname</w:t>
      </w:r>
      <w:proofErr w:type="spellEnd"/>
    </w:p>
    <w:p w14:paraId="13A28D68" w14:textId="77777777" w:rsidR="00B6146E" w:rsidRPr="00245C63" w:rsidRDefault="00B6146E" w:rsidP="00B6146E">
      <w:pPr>
        <w:rPr>
          <w:lang w:val="en-GB"/>
        </w:rPr>
      </w:pPr>
      <w:r w:rsidRPr="00245C63">
        <w:rPr>
          <w:lang w:val="en-GB"/>
        </w:rPr>
        <w:t>git add wildcard *.html all .</w:t>
      </w:r>
    </w:p>
    <w:p w14:paraId="5E1790DE" w14:textId="77777777" w:rsidR="00B6146E" w:rsidRPr="00B848DB" w:rsidRDefault="00B6146E" w:rsidP="00B6146E">
      <w:pPr>
        <w:rPr>
          <w:lang w:val="nl-NL"/>
        </w:rPr>
      </w:pPr>
      <w:r w:rsidRPr="00B848DB">
        <w:rPr>
          <w:lang w:val="nl-NL"/>
        </w:rPr>
        <w:lastRenderedPageBreak/>
        <w:t>git status</w:t>
      </w:r>
    </w:p>
    <w:p w14:paraId="491D766E" w14:textId="77777777" w:rsidR="00B6146E" w:rsidRPr="00B848DB" w:rsidRDefault="00B6146E" w:rsidP="00B6146E">
      <w:pPr>
        <w:rPr>
          <w:lang w:val="nl-NL"/>
        </w:rPr>
      </w:pPr>
      <w:r w:rsidRPr="00B848DB">
        <w:rPr>
          <w:lang w:val="nl-NL"/>
        </w:rPr>
        <w:t>git commit -m 'description what changed' (Waar is die -m ook al weer voor?)</w:t>
      </w:r>
    </w:p>
    <w:p w14:paraId="0A553561" w14:textId="77777777" w:rsidR="00B6146E" w:rsidRPr="00245C63" w:rsidRDefault="00B6146E" w:rsidP="00B6146E">
      <w:pPr>
        <w:rPr>
          <w:lang w:val="en-GB"/>
        </w:rPr>
      </w:pPr>
      <w:r w:rsidRPr="00245C63">
        <w:rPr>
          <w:lang w:val="en-GB"/>
        </w:rPr>
        <w:t>git push</w:t>
      </w:r>
    </w:p>
    <w:p w14:paraId="01ED6E6F" w14:textId="77777777" w:rsidR="00B6146E" w:rsidRPr="00245C63" w:rsidRDefault="00B6146E" w:rsidP="00B6146E">
      <w:pPr>
        <w:rPr>
          <w:lang w:val="en-GB"/>
        </w:rPr>
      </w:pPr>
    </w:p>
    <w:p w14:paraId="0CB2418A" w14:textId="77777777" w:rsidR="00B6146E" w:rsidRPr="00245C63" w:rsidRDefault="00B6146E" w:rsidP="00B6146E">
      <w:pPr>
        <w:rPr>
          <w:lang w:val="en-GB"/>
        </w:rPr>
      </w:pPr>
      <w:r w:rsidRPr="00245C63">
        <w:rPr>
          <w:lang w:val="en-GB"/>
        </w:rPr>
        <w:t>Branching</w:t>
      </w:r>
    </w:p>
    <w:p w14:paraId="2D88FADE" w14:textId="4FB31BE1" w:rsidR="00B6146E" w:rsidRPr="00245C63" w:rsidRDefault="00B6146E" w:rsidP="00B6146E">
      <w:pPr>
        <w:rPr>
          <w:lang w:val="en-GB"/>
        </w:rPr>
      </w:pPr>
      <w:r w:rsidRPr="00245C63">
        <w:rPr>
          <w:lang w:val="en-GB"/>
        </w:rPr>
        <w:t>git branch</w:t>
      </w:r>
      <w:r w:rsidRPr="00C704BD">
        <w:rPr>
          <w:i/>
          <w:iCs/>
          <w:lang w:val="en-GB"/>
        </w:rPr>
        <w:t xml:space="preserve"> </w:t>
      </w:r>
      <w:r w:rsidR="006624B8" w:rsidRPr="00C704BD">
        <w:rPr>
          <w:i/>
          <w:iCs/>
          <w:lang w:val="en-GB"/>
        </w:rPr>
        <w:t>$</w:t>
      </w:r>
      <w:proofErr w:type="spellStart"/>
      <w:r w:rsidRPr="00C704BD">
        <w:rPr>
          <w:i/>
          <w:iCs/>
          <w:lang w:val="en-GB"/>
        </w:rPr>
        <w:t>branchname</w:t>
      </w:r>
      <w:proofErr w:type="spellEnd"/>
    </w:p>
    <w:p w14:paraId="7B0CD5CD" w14:textId="77777777" w:rsidR="00B6146E" w:rsidRPr="00245C63" w:rsidRDefault="00B6146E" w:rsidP="00B6146E">
      <w:pPr>
        <w:rPr>
          <w:lang w:val="en-GB"/>
        </w:rPr>
      </w:pPr>
      <w:r w:rsidRPr="00245C63">
        <w:rPr>
          <w:lang w:val="en-GB"/>
        </w:rPr>
        <w:t xml:space="preserve">git </w:t>
      </w:r>
      <w:proofErr w:type="spellStart"/>
      <w:r w:rsidRPr="00245C63">
        <w:rPr>
          <w:lang w:val="en-GB"/>
        </w:rPr>
        <w:t>checkin</w:t>
      </w:r>
      <w:proofErr w:type="spellEnd"/>
      <w:r w:rsidRPr="00245C63">
        <w:rPr>
          <w:lang w:val="en-GB"/>
        </w:rPr>
        <w:t xml:space="preserve"> git checkout</w:t>
      </w:r>
    </w:p>
    <w:p w14:paraId="36730F26" w14:textId="77777777" w:rsidR="00B6146E" w:rsidRPr="00245C63" w:rsidRDefault="00B6146E" w:rsidP="00B6146E">
      <w:pPr>
        <w:rPr>
          <w:lang w:val="en-GB"/>
        </w:rPr>
      </w:pPr>
      <w:proofErr w:type="spellStart"/>
      <w:r w:rsidRPr="00245C63">
        <w:rPr>
          <w:lang w:val="en-GB"/>
        </w:rPr>
        <w:t>gitmerge</w:t>
      </w:r>
      <w:proofErr w:type="spellEnd"/>
      <w:r w:rsidRPr="00245C63">
        <w:rPr>
          <w:lang w:val="en-GB"/>
        </w:rPr>
        <w:t xml:space="preserve"> </w:t>
      </w:r>
      <w:proofErr w:type="spellStart"/>
      <w:r w:rsidRPr="00245C63">
        <w:rPr>
          <w:lang w:val="en-GB"/>
        </w:rPr>
        <w:t>branchname</w:t>
      </w:r>
      <w:proofErr w:type="spellEnd"/>
      <w:r w:rsidRPr="00245C63">
        <w:rPr>
          <w:lang w:val="en-GB"/>
        </w:rPr>
        <w:t xml:space="preserve"> 'describe merge'</w:t>
      </w:r>
    </w:p>
    <w:p w14:paraId="7718F5CD" w14:textId="77777777" w:rsidR="00B6146E" w:rsidRPr="00245C63" w:rsidRDefault="00B6146E" w:rsidP="00B6146E">
      <w:pPr>
        <w:rPr>
          <w:lang w:val="en-GB"/>
        </w:rPr>
      </w:pPr>
    </w:p>
    <w:p w14:paraId="28DEDBBC" w14:textId="1318C8A6" w:rsidR="00B6146E" w:rsidRPr="00245C63" w:rsidRDefault="00B6146E" w:rsidP="00B6146E">
      <w:pPr>
        <w:rPr>
          <w:lang w:val="en-GB"/>
        </w:rPr>
      </w:pPr>
    </w:p>
    <w:p w14:paraId="38D63E2E" w14:textId="6072ACFE" w:rsidR="00FD5428" w:rsidRPr="00245C63" w:rsidRDefault="00FD5428" w:rsidP="00B6146E">
      <w:pPr>
        <w:rPr>
          <w:lang w:val="en-GB"/>
        </w:rPr>
      </w:pPr>
    </w:p>
    <w:p w14:paraId="2A6380CA" w14:textId="46508A2B" w:rsidR="00FD5428" w:rsidRPr="00245C63" w:rsidRDefault="00FD5428">
      <w:pPr>
        <w:rPr>
          <w:lang w:val="en-GB"/>
        </w:rPr>
      </w:pPr>
      <w:r w:rsidRPr="00245C63">
        <w:rPr>
          <w:lang w:val="en-GB"/>
        </w:rPr>
        <w:br w:type="page"/>
      </w:r>
    </w:p>
    <w:p w14:paraId="1AD163B9" w14:textId="4E9A3707" w:rsidR="00FD5428" w:rsidRPr="00245C63" w:rsidRDefault="00FD5428" w:rsidP="00C12AD6">
      <w:pPr>
        <w:pStyle w:val="Heading1"/>
        <w:rPr>
          <w:lang w:val="en-GB"/>
        </w:rPr>
      </w:pPr>
      <w:bookmarkStart w:id="331" w:name="_Toc61349920"/>
      <w:bookmarkStart w:id="332" w:name="_Toc63272917"/>
      <w:r w:rsidRPr="00245C63">
        <w:rPr>
          <w:lang w:val="en-GB"/>
        </w:rPr>
        <w:lastRenderedPageBreak/>
        <w:t>Appendix</w:t>
      </w:r>
      <w:bookmarkEnd w:id="331"/>
      <w:bookmarkEnd w:id="332"/>
    </w:p>
    <w:p w14:paraId="5D916C83" w14:textId="08ED9156" w:rsidR="00FD5428" w:rsidRPr="00245C63" w:rsidRDefault="0053435F" w:rsidP="00501917">
      <w:pPr>
        <w:pStyle w:val="Heading2"/>
        <w:rPr>
          <w:lang w:val="en-GB"/>
        </w:rPr>
      </w:pPr>
      <w:bookmarkStart w:id="333" w:name="_Ref57450053"/>
      <w:bookmarkStart w:id="334" w:name="_Toc61349921"/>
      <w:bookmarkStart w:id="335" w:name="_Toc63272918"/>
      <w:r w:rsidRPr="00245C63">
        <w:rPr>
          <w:lang w:val="en-GB"/>
        </w:rPr>
        <w:t xml:space="preserve">A. </w:t>
      </w:r>
      <w:r w:rsidR="00FD5428" w:rsidRPr="00245C63">
        <w:rPr>
          <w:lang w:val="en-GB"/>
        </w:rPr>
        <w:t>Installation</w:t>
      </w:r>
      <w:bookmarkEnd w:id="333"/>
      <w:bookmarkEnd w:id="334"/>
      <w:bookmarkEnd w:id="335"/>
    </w:p>
    <w:p w14:paraId="5F63C223" w14:textId="77777777" w:rsidR="00FD5428" w:rsidRPr="00245C63" w:rsidRDefault="00FD5428" w:rsidP="00FD5428">
      <w:pPr>
        <w:rPr>
          <w:lang w:val="en-GB"/>
        </w:rPr>
      </w:pPr>
    </w:p>
    <w:p w14:paraId="111BA178" w14:textId="77777777" w:rsidR="00FD5428" w:rsidRPr="00245C63" w:rsidRDefault="00FD5428" w:rsidP="00FD5428">
      <w:pPr>
        <w:rPr>
          <w:lang w:val="en-GB"/>
        </w:rPr>
      </w:pPr>
      <w:r w:rsidRPr="00245C63">
        <w:rPr>
          <w:noProof/>
          <w:lang w:val="en-GB" w:eastAsia="en-GB"/>
        </w:rPr>
        <w:drawing>
          <wp:inline distT="0" distB="0" distL="0" distR="0" wp14:anchorId="075E2176" wp14:editId="41364EEF">
            <wp:extent cx="5303520" cy="2715221"/>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03520" cy="2715221"/>
                    </a:xfrm>
                    <a:prstGeom prst="rect">
                      <a:avLst/>
                    </a:prstGeom>
                  </pic:spPr>
                </pic:pic>
              </a:graphicData>
            </a:graphic>
          </wp:inline>
        </w:drawing>
      </w:r>
    </w:p>
    <w:p w14:paraId="6C0E2985" w14:textId="57FE5147" w:rsidR="00FD5428" w:rsidRPr="00245C63" w:rsidRDefault="00FD5428" w:rsidP="00FD5428">
      <w:pPr>
        <w:rPr>
          <w:lang w:val="en-GB"/>
        </w:rPr>
      </w:pPr>
      <w:r w:rsidRPr="00245C63">
        <w:rPr>
          <w:lang w:val="en-GB"/>
        </w:rPr>
        <w:t xml:space="preserve">Run the downloaded </w:t>
      </w:r>
      <w:r w:rsidR="00D800DF" w:rsidRPr="00245C63">
        <w:rPr>
          <w:lang w:val="en-GB"/>
        </w:rPr>
        <w:t>GitHub</w:t>
      </w:r>
      <w:r w:rsidRPr="00245C63">
        <w:rPr>
          <w:lang w:val="en-GB"/>
        </w:rPr>
        <w:t>DesktopSetup.exe</w:t>
      </w:r>
    </w:p>
    <w:p w14:paraId="765BC49B" w14:textId="77777777" w:rsidR="00FD5428" w:rsidRPr="00245C63" w:rsidRDefault="00FD5428" w:rsidP="00FD5428">
      <w:pPr>
        <w:rPr>
          <w:lang w:val="en-GB"/>
        </w:rPr>
      </w:pPr>
      <w:r w:rsidRPr="00245C63">
        <w:rPr>
          <w:lang w:val="en-GB"/>
        </w:rPr>
        <w:br w:type="page"/>
      </w:r>
    </w:p>
    <w:p w14:paraId="399260BA" w14:textId="77777777" w:rsidR="00FD5428" w:rsidRPr="00245C63" w:rsidRDefault="00FD5428" w:rsidP="00FD5428">
      <w:pPr>
        <w:rPr>
          <w:lang w:val="en-GB"/>
        </w:rPr>
      </w:pPr>
      <w:r w:rsidRPr="00245C63">
        <w:rPr>
          <w:lang w:val="en-GB"/>
        </w:rPr>
        <w:lastRenderedPageBreak/>
        <w:t>Sign in to or create a free account.</w:t>
      </w:r>
    </w:p>
    <w:p w14:paraId="3F958122" w14:textId="77777777" w:rsidR="00FD5428" w:rsidRPr="00245C63" w:rsidRDefault="00FD5428" w:rsidP="00FD5428">
      <w:pPr>
        <w:jc w:val="center"/>
        <w:rPr>
          <w:lang w:val="en-GB"/>
        </w:rPr>
      </w:pPr>
      <w:r w:rsidRPr="00245C63">
        <w:rPr>
          <w:noProof/>
          <w:lang w:val="en-GB" w:eastAsia="en-GB"/>
        </w:rPr>
        <w:drawing>
          <wp:inline distT="0" distB="0" distL="0" distR="0" wp14:anchorId="5B7F00F6" wp14:editId="3254CAEA">
            <wp:extent cx="5303520" cy="36461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03520" cy="3646170"/>
                    </a:xfrm>
                    <a:prstGeom prst="rect">
                      <a:avLst/>
                    </a:prstGeom>
                  </pic:spPr>
                </pic:pic>
              </a:graphicData>
            </a:graphic>
          </wp:inline>
        </w:drawing>
      </w:r>
    </w:p>
    <w:p w14:paraId="6587CCB7" w14:textId="77777777" w:rsidR="00FD5428" w:rsidRPr="00245C63" w:rsidRDefault="00FD5428" w:rsidP="00FD5428">
      <w:pPr>
        <w:rPr>
          <w:lang w:val="en-GB"/>
        </w:rPr>
      </w:pPr>
    </w:p>
    <w:p w14:paraId="25C580BE" w14:textId="77777777" w:rsidR="00FD5428" w:rsidRPr="00245C63" w:rsidRDefault="00FD5428" w:rsidP="00FD5428">
      <w:pPr>
        <w:jc w:val="center"/>
        <w:rPr>
          <w:lang w:val="en-GB"/>
        </w:rPr>
      </w:pPr>
      <w:r w:rsidRPr="00245C63">
        <w:rPr>
          <w:noProof/>
          <w:lang w:val="en-GB" w:eastAsia="en-GB"/>
        </w:rPr>
        <w:drawing>
          <wp:inline distT="0" distB="0" distL="0" distR="0" wp14:anchorId="79F93BE9" wp14:editId="697C4FBB">
            <wp:extent cx="5303520" cy="367676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03520" cy="3676767"/>
                    </a:xfrm>
                    <a:prstGeom prst="rect">
                      <a:avLst/>
                    </a:prstGeom>
                  </pic:spPr>
                </pic:pic>
              </a:graphicData>
            </a:graphic>
          </wp:inline>
        </w:drawing>
      </w:r>
    </w:p>
    <w:p w14:paraId="24E8C0F5" w14:textId="77777777" w:rsidR="00FD5428" w:rsidRPr="00245C63" w:rsidRDefault="00FD5428" w:rsidP="00FD5428">
      <w:pPr>
        <w:rPr>
          <w:lang w:val="en-GB"/>
        </w:rPr>
      </w:pPr>
      <w:r w:rsidRPr="00245C63">
        <w:rPr>
          <w:lang w:val="en-GB"/>
        </w:rPr>
        <w:lastRenderedPageBreak/>
        <w:t>Log in to your account.</w:t>
      </w:r>
    </w:p>
    <w:p w14:paraId="103F38DE" w14:textId="77777777" w:rsidR="00FD5428" w:rsidRPr="00245C63" w:rsidRDefault="00FD5428" w:rsidP="00FD5428">
      <w:pPr>
        <w:jc w:val="center"/>
        <w:rPr>
          <w:lang w:val="en-GB"/>
        </w:rPr>
      </w:pPr>
      <w:r w:rsidRPr="00245C63">
        <w:rPr>
          <w:noProof/>
          <w:lang w:val="en-GB" w:eastAsia="en-GB"/>
        </w:rPr>
        <w:drawing>
          <wp:inline distT="0" distB="0" distL="0" distR="0" wp14:anchorId="610B9CF6" wp14:editId="15917604">
            <wp:extent cx="5303520" cy="36461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03520" cy="3646170"/>
                    </a:xfrm>
                    <a:prstGeom prst="rect">
                      <a:avLst/>
                    </a:prstGeom>
                  </pic:spPr>
                </pic:pic>
              </a:graphicData>
            </a:graphic>
          </wp:inline>
        </w:drawing>
      </w:r>
    </w:p>
    <w:p w14:paraId="64756986" w14:textId="77777777" w:rsidR="00FD5428" w:rsidRPr="00245C63" w:rsidRDefault="00FD5428" w:rsidP="00FD5428">
      <w:pPr>
        <w:rPr>
          <w:rFonts w:asciiTheme="majorHAnsi" w:eastAsiaTheme="majorEastAsia" w:hAnsiTheme="majorHAnsi" w:cstheme="majorBidi"/>
          <w:color w:val="833C0B" w:themeColor="accent2" w:themeShade="80"/>
          <w:sz w:val="24"/>
          <w:szCs w:val="24"/>
          <w:lang w:val="en-GB"/>
        </w:rPr>
      </w:pPr>
      <w:r w:rsidRPr="00245C63">
        <w:rPr>
          <w:lang w:val="en-GB"/>
        </w:rPr>
        <w:br w:type="page"/>
      </w:r>
    </w:p>
    <w:bookmarkStart w:id="336" w:name="_Toc61349922" w:displacedByCustomXml="next"/>
    <w:bookmarkStart w:id="337" w:name="_Toc63272919" w:displacedByCustomXml="next"/>
    <w:sdt>
      <w:sdtPr>
        <w:rPr>
          <w:rFonts w:asciiTheme="minorHAnsi" w:eastAsiaTheme="minorHAnsi" w:hAnsiTheme="minorHAnsi" w:cstheme="minorBidi"/>
          <w:color w:val="auto"/>
          <w:sz w:val="22"/>
          <w:szCs w:val="22"/>
          <w:lang w:val="en-GB"/>
        </w:rPr>
        <w:id w:val="-2121829348"/>
        <w:docPartObj>
          <w:docPartGallery w:val="Bibliographies"/>
          <w:docPartUnique/>
        </w:docPartObj>
      </w:sdtPr>
      <w:sdtContent>
        <w:p w14:paraId="0E5118D6" w14:textId="3B791A2F" w:rsidR="003E45BC" w:rsidRPr="00245C63" w:rsidRDefault="003E45BC" w:rsidP="00C12AD6">
          <w:pPr>
            <w:pStyle w:val="Heading1"/>
            <w:rPr>
              <w:lang w:val="en-GB"/>
            </w:rPr>
          </w:pPr>
          <w:r w:rsidRPr="00245C63">
            <w:rPr>
              <w:lang w:val="en-GB"/>
            </w:rPr>
            <w:t>Bibliography</w:t>
          </w:r>
          <w:bookmarkEnd w:id="337"/>
          <w:bookmarkEnd w:id="336"/>
        </w:p>
        <w:sdt>
          <w:sdtPr>
            <w:rPr>
              <w:lang w:val="en-GB"/>
            </w:rPr>
            <w:id w:val="111145805"/>
            <w:bibliography/>
          </w:sdtPr>
          <w:sdtContent>
            <w:p w14:paraId="3ABEC79F" w14:textId="77777777" w:rsidR="009B31C5" w:rsidRPr="00245C63" w:rsidRDefault="003E45BC">
              <w:pPr>
                <w:rPr>
                  <w:lang w:val="en-GB"/>
                </w:rPr>
              </w:pPr>
              <w:r w:rsidRPr="00245C63">
                <w:rPr>
                  <w:lang w:val="en-GB"/>
                </w:rPr>
                <w:fldChar w:fldCharType="begin"/>
              </w:r>
              <w:r w:rsidRPr="00245C63">
                <w:rPr>
                  <w:lang w:val="en-GB"/>
                </w:rPr>
                <w:instrText xml:space="preserve"> BIBLIOGRAPHY </w:instrText>
              </w:r>
              <w:r w:rsidRPr="00245C63">
                <w:rPr>
                  <w:lang w:val="en-GB"/>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360"/>
                <w:gridCol w:w="9000"/>
              </w:tblGrid>
              <w:tr w:rsidR="009B31C5" w:rsidRPr="00245C63" w14:paraId="5DDA70B1" w14:textId="77777777" w:rsidTr="009B31C5">
                <w:trPr>
                  <w:divId w:val="1207252847"/>
                  <w:tblCellSpacing w:w="15" w:type="dxa"/>
                </w:trPr>
                <w:tc>
                  <w:tcPr>
                    <w:tcW w:w="168" w:type="pct"/>
                    <w:hideMark/>
                  </w:tcPr>
                  <w:p w14:paraId="243F7F40" w14:textId="5258FBC0" w:rsidR="009B31C5" w:rsidRPr="00245C63" w:rsidRDefault="009B31C5">
                    <w:pPr>
                      <w:pStyle w:val="Bibliography"/>
                      <w:rPr>
                        <w:sz w:val="24"/>
                        <w:szCs w:val="24"/>
                        <w:lang w:val="en-GB"/>
                      </w:rPr>
                    </w:pPr>
                    <w:r w:rsidRPr="00245C63">
                      <w:rPr>
                        <w:lang w:val="en-GB"/>
                      </w:rPr>
                      <w:t xml:space="preserve">[1] </w:t>
                    </w:r>
                  </w:p>
                </w:tc>
                <w:tc>
                  <w:tcPr>
                    <w:tcW w:w="4784" w:type="pct"/>
                    <w:hideMark/>
                  </w:tcPr>
                  <w:p w14:paraId="33018F12" w14:textId="77777777" w:rsidR="009B31C5" w:rsidRPr="00245C63" w:rsidRDefault="009B31C5">
                    <w:pPr>
                      <w:pStyle w:val="Bibliography"/>
                      <w:rPr>
                        <w:lang w:val="en-GB"/>
                      </w:rPr>
                    </w:pPr>
                    <w:r w:rsidRPr="00245C63">
                      <w:rPr>
                        <w:lang w:val="en-GB"/>
                      </w:rPr>
                      <w:t>Backlog, "Git vs. SVN: Which version control system is right for you?," 23 June 2020. [Online]. Available: https://backlog.com/blog/git-vs-svn-version-control-system/.</w:t>
                    </w:r>
                  </w:p>
                </w:tc>
              </w:tr>
              <w:tr w:rsidR="009B31C5" w:rsidRPr="00245C63" w14:paraId="617B18C0" w14:textId="77777777" w:rsidTr="009B31C5">
                <w:trPr>
                  <w:divId w:val="1207252847"/>
                  <w:tblCellSpacing w:w="15" w:type="dxa"/>
                </w:trPr>
                <w:tc>
                  <w:tcPr>
                    <w:tcW w:w="168" w:type="pct"/>
                    <w:hideMark/>
                  </w:tcPr>
                  <w:p w14:paraId="20221743" w14:textId="77777777" w:rsidR="009B31C5" w:rsidRPr="00245C63" w:rsidRDefault="009B31C5">
                    <w:pPr>
                      <w:pStyle w:val="Bibliography"/>
                      <w:rPr>
                        <w:lang w:val="en-GB"/>
                      </w:rPr>
                    </w:pPr>
                    <w:r w:rsidRPr="00245C63">
                      <w:rPr>
                        <w:lang w:val="en-GB"/>
                      </w:rPr>
                      <w:t xml:space="preserve">[2] </w:t>
                    </w:r>
                  </w:p>
                </w:tc>
                <w:tc>
                  <w:tcPr>
                    <w:tcW w:w="4784" w:type="pct"/>
                    <w:hideMark/>
                  </w:tcPr>
                  <w:p w14:paraId="56E31A77" w14:textId="77777777" w:rsidR="009B31C5" w:rsidRPr="00245C63" w:rsidRDefault="009B31C5">
                    <w:pPr>
                      <w:pStyle w:val="Bibliography"/>
                      <w:rPr>
                        <w:lang w:val="en-GB"/>
                      </w:rPr>
                    </w:pPr>
                    <w:r w:rsidRPr="00245C63">
                      <w:rPr>
                        <w:lang w:val="en-GB"/>
                      </w:rPr>
                      <w:t>Git, "Git - About Version Control," Git, [Online]. Available: https://git-scm.com/book/en/v2/Getting-Started-About-Version-Control.</w:t>
                    </w:r>
                  </w:p>
                </w:tc>
              </w:tr>
              <w:tr w:rsidR="009B31C5" w:rsidRPr="00245C63" w14:paraId="1B2A2A72" w14:textId="77777777" w:rsidTr="009B31C5">
                <w:trPr>
                  <w:divId w:val="1207252847"/>
                  <w:tblCellSpacing w:w="15" w:type="dxa"/>
                </w:trPr>
                <w:tc>
                  <w:tcPr>
                    <w:tcW w:w="168" w:type="pct"/>
                    <w:hideMark/>
                  </w:tcPr>
                  <w:p w14:paraId="4A716F91" w14:textId="77777777" w:rsidR="009B31C5" w:rsidRPr="00245C63" w:rsidRDefault="009B31C5">
                    <w:pPr>
                      <w:pStyle w:val="Bibliography"/>
                      <w:rPr>
                        <w:lang w:val="en-GB"/>
                      </w:rPr>
                    </w:pPr>
                    <w:r w:rsidRPr="00245C63">
                      <w:rPr>
                        <w:lang w:val="en-GB"/>
                      </w:rPr>
                      <w:t xml:space="preserve">[3] </w:t>
                    </w:r>
                  </w:p>
                </w:tc>
                <w:tc>
                  <w:tcPr>
                    <w:tcW w:w="4784" w:type="pct"/>
                    <w:hideMark/>
                  </w:tcPr>
                  <w:p w14:paraId="7CD1E424" w14:textId="50457112" w:rsidR="009B31C5" w:rsidRPr="00245C63" w:rsidRDefault="009B31C5">
                    <w:pPr>
                      <w:pStyle w:val="Bibliography"/>
                      <w:rPr>
                        <w:lang w:val="en-GB"/>
                      </w:rPr>
                    </w:pPr>
                    <w:r w:rsidRPr="00245C63">
                      <w:rPr>
                        <w:lang w:val="en-GB"/>
                      </w:rPr>
                      <w:t xml:space="preserve">Atlassian, "Git Merge," Atlassian, [Online]. Available: </w:t>
                    </w:r>
                    <w:r w:rsidR="00F26D0C" w:rsidRPr="00245C63">
                      <w:rPr>
                        <w:lang w:val="en-GB"/>
                      </w:rPr>
                      <w:t>https://www.atlassian.com/git/tutorials/using-branches/git-merge#:~:text=Merging%20is%20Git’s%20way%20of,them%20into%20a%20single%20branch.&amp;text=The%20current%20branch%20will%20be,branch%20will%20be%20completely%20unaffected...</w:t>
                    </w:r>
                  </w:p>
                </w:tc>
              </w:tr>
            </w:tbl>
            <w:p w14:paraId="3BAB2A83" w14:textId="77777777" w:rsidR="009B31C5" w:rsidRPr="00245C63" w:rsidRDefault="009B31C5">
              <w:pPr>
                <w:divId w:val="1207252847"/>
                <w:rPr>
                  <w:rFonts w:eastAsia="Times New Roman"/>
                  <w:lang w:val="en-GB"/>
                </w:rPr>
              </w:pPr>
            </w:p>
            <w:p w14:paraId="7FA04F06" w14:textId="69F0FE63" w:rsidR="003E45BC" w:rsidRPr="00245C63" w:rsidRDefault="003E45BC">
              <w:pPr>
                <w:rPr>
                  <w:lang w:val="en-GB"/>
                </w:rPr>
              </w:pPr>
              <w:r w:rsidRPr="00245C63">
                <w:rPr>
                  <w:b/>
                  <w:bCs/>
                  <w:lang w:val="en-GB"/>
                </w:rPr>
                <w:fldChar w:fldCharType="end"/>
              </w:r>
            </w:p>
          </w:sdtContent>
        </w:sdt>
      </w:sdtContent>
    </w:sdt>
    <w:sectPr w:rsidR="003E45BC" w:rsidRPr="00245C63" w:rsidSect="0078175D">
      <w:footerReference w:type="default" r:id="rId56"/>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Kristian Snel" w:date="2021-02-08T21:27:00Z" w:initials="KS">
    <w:p w14:paraId="2A66FA1C" w14:textId="55A5F2CF" w:rsidR="00EA54B8" w:rsidRPr="004C4CFC" w:rsidRDefault="00EA54B8">
      <w:pPr>
        <w:pStyle w:val="CommentText"/>
        <w:rPr>
          <w:lang w:val="nl-NL"/>
        </w:rPr>
      </w:pPr>
      <w:r>
        <w:rPr>
          <w:lang w:val="nl-NL"/>
        </w:rPr>
        <w:t xml:space="preserve">@Tim </w:t>
      </w:r>
      <w:r>
        <w:rPr>
          <w:rStyle w:val="CommentReference"/>
        </w:rPr>
        <w:annotationRef/>
      </w:r>
      <w:r w:rsidRPr="004C4CFC">
        <w:rPr>
          <w:lang w:val="nl-NL"/>
        </w:rPr>
        <w:t>Ik zag trouwe</w:t>
      </w:r>
      <w:r>
        <w:rPr>
          <w:lang w:val="nl-NL"/>
        </w:rPr>
        <w:t>ns dat je had gekozen voor een links en rechts uitgeleiden tekst indeling, is dit bewust? Ik heb zelf liever de voorkeur voor normaal aangezien dit prettiger leest.</w:t>
      </w:r>
    </w:p>
  </w:comment>
  <w:comment w:id="310" w:author="Laat,Tim T.H.J. de" w:date="2021-01-07T14:06:00Z" w:initials="LTd">
    <w:p w14:paraId="73BA1A50" w14:textId="77777777" w:rsidR="00EA54B8" w:rsidRPr="00AD6621" w:rsidRDefault="00EA54B8" w:rsidP="006E2D15">
      <w:pPr>
        <w:pStyle w:val="CommentText"/>
        <w:rPr>
          <w:lang w:val="nl-NL"/>
        </w:rPr>
      </w:pPr>
      <w:r>
        <w:rPr>
          <w:rStyle w:val="CommentReference"/>
        </w:rPr>
        <w:annotationRef/>
      </w:r>
      <w:r w:rsidRPr="00AD6621">
        <w:rPr>
          <w:lang w:val="nl-NL"/>
        </w:rPr>
        <w:t>Misschien naar Git Advanced. Heeft g</w:t>
      </w:r>
      <w:r>
        <w:rPr>
          <w:lang w:val="nl-NL"/>
        </w:rPr>
        <w:t>een zin totdat commits gemaakt worden.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A66FA1C" w15:done="0"/>
  <w15:commentEx w15:paraId="73BA1A5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CC2B39" w16cex:dateUtc="2021-02-08T20:27:00Z"/>
  <w16cex:commentExtensible w16cex:durableId="23A193CD" w16cex:dateUtc="2021-01-07T13: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A66FA1C" w16cid:durableId="23CC2B39"/>
  <w16cid:commentId w16cid:paraId="73BA1A50" w16cid:durableId="23A193C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DCAC12" w14:textId="77777777" w:rsidR="00737511" w:rsidRDefault="00737511" w:rsidP="007E39AD">
      <w:pPr>
        <w:spacing w:after="0" w:line="240" w:lineRule="auto"/>
      </w:pPr>
      <w:r>
        <w:separator/>
      </w:r>
    </w:p>
  </w:endnote>
  <w:endnote w:type="continuationSeparator" w:id="0">
    <w:p w14:paraId="49D4706F" w14:textId="77777777" w:rsidR="00737511" w:rsidRDefault="00737511" w:rsidP="007E39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98167199"/>
      <w:docPartObj>
        <w:docPartGallery w:val="Page Numbers (Bottom of Page)"/>
        <w:docPartUnique/>
      </w:docPartObj>
    </w:sdtPr>
    <w:sdtEndPr>
      <w:rPr>
        <w:noProof/>
      </w:rPr>
    </w:sdtEndPr>
    <w:sdtContent>
      <w:p w14:paraId="646168BC" w14:textId="0105AC3E" w:rsidR="00EA54B8" w:rsidRDefault="00EA54B8">
        <w:pPr>
          <w:pStyle w:val="Footer"/>
          <w:jc w:val="right"/>
        </w:pPr>
        <w:r>
          <w:fldChar w:fldCharType="begin"/>
        </w:r>
        <w:r>
          <w:instrText xml:space="preserve"> PAGE   \* MERGEFORMAT </w:instrText>
        </w:r>
        <w:r>
          <w:fldChar w:fldCharType="separate"/>
        </w:r>
        <w:r>
          <w:rPr>
            <w:noProof/>
          </w:rPr>
          <w:t>6</w:t>
        </w:r>
        <w:r>
          <w:rPr>
            <w:noProof/>
          </w:rPr>
          <w:fldChar w:fldCharType="end"/>
        </w:r>
      </w:p>
    </w:sdtContent>
  </w:sdt>
  <w:p w14:paraId="1647C2C2" w14:textId="0FED8952" w:rsidR="00EA54B8" w:rsidRPr="00FE3F8B" w:rsidRDefault="00EA54B8">
    <w:pPr>
      <w:pStyle w:val="Footer"/>
      <w:rPr>
        <w:sz w:val="20"/>
        <w:szCs w:val="20"/>
      </w:rPr>
    </w:pPr>
    <w:r>
      <w:rPr>
        <w:sz w:val="20"/>
        <w:szCs w:val="20"/>
      </w:rPr>
      <w:t>Git Manual 2021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ED5933" w14:textId="77777777" w:rsidR="00737511" w:rsidRDefault="00737511" w:rsidP="007E39AD">
      <w:pPr>
        <w:spacing w:after="0" w:line="240" w:lineRule="auto"/>
      </w:pPr>
      <w:r>
        <w:separator/>
      </w:r>
    </w:p>
  </w:footnote>
  <w:footnote w:type="continuationSeparator" w:id="0">
    <w:p w14:paraId="4B10FAA5" w14:textId="77777777" w:rsidR="00737511" w:rsidRDefault="00737511" w:rsidP="007E39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2" type="#_x0000_t75" style="width:70.8pt;height:25.8pt;visibility:visible;mso-wrap-style:square" o:bullet="t">
        <v:imagedata r:id="rId1" o:title=""/>
      </v:shape>
    </w:pict>
  </w:numPicBullet>
  <w:abstractNum w:abstractNumId="0" w15:restartNumberingAfterBreak="0">
    <w:nsid w:val="031A1953"/>
    <w:multiLevelType w:val="hybridMultilevel"/>
    <w:tmpl w:val="05468C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ED66AE"/>
    <w:multiLevelType w:val="hybridMultilevel"/>
    <w:tmpl w:val="8142276A"/>
    <w:lvl w:ilvl="0" w:tplc="441EAE6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C914CE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A364E24"/>
    <w:multiLevelType w:val="hybridMultilevel"/>
    <w:tmpl w:val="2706757A"/>
    <w:lvl w:ilvl="0" w:tplc="75D2969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2C97FF7"/>
    <w:multiLevelType w:val="hybridMultilevel"/>
    <w:tmpl w:val="A504F65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2404C26"/>
    <w:multiLevelType w:val="multilevel"/>
    <w:tmpl w:val="77A45208"/>
    <w:lvl w:ilvl="0">
      <w:start w:val="1"/>
      <w:numFmt w:val="decimal"/>
      <w:pStyle w:val="Heading1"/>
      <w:lvlText w:val="%1."/>
      <w:lvlJc w:val="left"/>
      <w:pPr>
        <w:ind w:left="360" w:hanging="360"/>
      </w:pPr>
    </w:lvl>
    <w:lvl w:ilvl="1">
      <w:start w:val="1"/>
      <w:numFmt w:val="decimal"/>
      <w:pStyle w:val="Heading2"/>
      <w:lvlText w:val="%1.%2."/>
      <w:lvlJc w:val="left"/>
      <w:pPr>
        <w:ind w:left="19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79A502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7D8A5B9E"/>
    <w:multiLevelType w:val="hybridMultilevel"/>
    <w:tmpl w:val="C58AFB16"/>
    <w:lvl w:ilvl="0" w:tplc="C6C28F7A">
      <w:start w:val="1"/>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4"/>
  </w:num>
  <w:num w:numId="4">
    <w:abstractNumId w:val="7"/>
  </w:num>
  <w:num w:numId="5">
    <w:abstractNumId w:val="1"/>
  </w:num>
  <w:num w:numId="6">
    <w:abstractNumId w:val="5"/>
  </w:num>
  <w:num w:numId="7">
    <w:abstractNumId w:val="6"/>
  </w:num>
  <w:num w:numId="8">
    <w:abstractNumId w:val="2"/>
  </w:num>
  <w:num w:numId="9">
    <w:abstractNumId w:val="5"/>
  </w:num>
  <w:num w:numId="10">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Kristian Snel">
    <w15:presenceInfo w15:providerId="Windows Live" w15:userId="483ed342f8d61ec3"/>
  </w15:person>
  <w15:person w15:author="Laat,Tim T.H.J. de">
    <w15:presenceInfo w15:providerId="None" w15:userId="Laat,Tim T.H.J. d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01B2"/>
    <w:rsid w:val="00001171"/>
    <w:rsid w:val="00004C7E"/>
    <w:rsid w:val="000063A9"/>
    <w:rsid w:val="00010F36"/>
    <w:rsid w:val="00011D85"/>
    <w:rsid w:val="0001748A"/>
    <w:rsid w:val="00017577"/>
    <w:rsid w:val="00033A3C"/>
    <w:rsid w:val="0003626B"/>
    <w:rsid w:val="0004157B"/>
    <w:rsid w:val="00044E4C"/>
    <w:rsid w:val="0004646D"/>
    <w:rsid w:val="0004668B"/>
    <w:rsid w:val="00047926"/>
    <w:rsid w:val="00050DE5"/>
    <w:rsid w:val="0005259F"/>
    <w:rsid w:val="000552F1"/>
    <w:rsid w:val="00055C43"/>
    <w:rsid w:val="00056B37"/>
    <w:rsid w:val="00056D62"/>
    <w:rsid w:val="00065E15"/>
    <w:rsid w:val="000746AF"/>
    <w:rsid w:val="0007759C"/>
    <w:rsid w:val="0008084C"/>
    <w:rsid w:val="00083C79"/>
    <w:rsid w:val="000A2017"/>
    <w:rsid w:val="000A2FDE"/>
    <w:rsid w:val="000A400B"/>
    <w:rsid w:val="000A53D5"/>
    <w:rsid w:val="000A7AB2"/>
    <w:rsid w:val="000B1FA1"/>
    <w:rsid w:val="000B3326"/>
    <w:rsid w:val="000B764B"/>
    <w:rsid w:val="000C083B"/>
    <w:rsid w:val="000C2388"/>
    <w:rsid w:val="000C4133"/>
    <w:rsid w:val="000C7A8A"/>
    <w:rsid w:val="000D1A0F"/>
    <w:rsid w:val="000D28AB"/>
    <w:rsid w:val="000D3876"/>
    <w:rsid w:val="000D4495"/>
    <w:rsid w:val="000D58DF"/>
    <w:rsid w:val="000E2C15"/>
    <w:rsid w:val="000F0F95"/>
    <w:rsid w:val="000F3B08"/>
    <w:rsid w:val="00102DF1"/>
    <w:rsid w:val="0010303B"/>
    <w:rsid w:val="00104F72"/>
    <w:rsid w:val="00110FE8"/>
    <w:rsid w:val="0011127B"/>
    <w:rsid w:val="00111410"/>
    <w:rsid w:val="00111721"/>
    <w:rsid w:val="00122664"/>
    <w:rsid w:val="00124A76"/>
    <w:rsid w:val="00126AAC"/>
    <w:rsid w:val="00131737"/>
    <w:rsid w:val="001326B4"/>
    <w:rsid w:val="001355E1"/>
    <w:rsid w:val="00136751"/>
    <w:rsid w:val="00144E07"/>
    <w:rsid w:val="00146AB3"/>
    <w:rsid w:val="00147977"/>
    <w:rsid w:val="00150333"/>
    <w:rsid w:val="0015428B"/>
    <w:rsid w:val="00161275"/>
    <w:rsid w:val="00164EC1"/>
    <w:rsid w:val="00173F3A"/>
    <w:rsid w:val="001773D1"/>
    <w:rsid w:val="001801B2"/>
    <w:rsid w:val="001842F7"/>
    <w:rsid w:val="001951E8"/>
    <w:rsid w:val="001A149E"/>
    <w:rsid w:val="001B1D42"/>
    <w:rsid w:val="001B4E77"/>
    <w:rsid w:val="001B778B"/>
    <w:rsid w:val="001C0C11"/>
    <w:rsid w:val="001C167E"/>
    <w:rsid w:val="001C2459"/>
    <w:rsid w:val="001C36A0"/>
    <w:rsid w:val="001C40CF"/>
    <w:rsid w:val="001D17D6"/>
    <w:rsid w:val="001D1BD3"/>
    <w:rsid w:val="001D2B62"/>
    <w:rsid w:val="001D2E6C"/>
    <w:rsid w:val="001D494E"/>
    <w:rsid w:val="001E03A7"/>
    <w:rsid w:val="001E0475"/>
    <w:rsid w:val="001E0B1D"/>
    <w:rsid w:val="001E3149"/>
    <w:rsid w:val="001E37C8"/>
    <w:rsid w:val="001F21FD"/>
    <w:rsid w:val="001F3E4C"/>
    <w:rsid w:val="001F7196"/>
    <w:rsid w:val="001F7530"/>
    <w:rsid w:val="001F7633"/>
    <w:rsid w:val="001F7C19"/>
    <w:rsid w:val="00200448"/>
    <w:rsid w:val="002007DF"/>
    <w:rsid w:val="00201B6E"/>
    <w:rsid w:val="00202EE2"/>
    <w:rsid w:val="00203031"/>
    <w:rsid w:val="0020498F"/>
    <w:rsid w:val="002108B4"/>
    <w:rsid w:val="0021298E"/>
    <w:rsid w:val="002133CB"/>
    <w:rsid w:val="00217498"/>
    <w:rsid w:val="002179F3"/>
    <w:rsid w:val="00217F86"/>
    <w:rsid w:val="00220D29"/>
    <w:rsid w:val="002251E0"/>
    <w:rsid w:val="00225449"/>
    <w:rsid w:val="00230494"/>
    <w:rsid w:val="00233E60"/>
    <w:rsid w:val="00236232"/>
    <w:rsid w:val="002415A7"/>
    <w:rsid w:val="0024414F"/>
    <w:rsid w:val="00244C8A"/>
    <w:rsid w:val="00245C63"/>
    <w:rsid w:val="0024661A"/>
    <w:rsid w:val="00250AD5"/>
    <w:rsid w:val="0025125D"/>
    <w:rsid w:val="00255D14"/>
    <w:rsid w:val="00256522"/>
    <w:rsid w:val="002567B4"/>
    <w:rsid w:val="00260117"/>
    <w:rsid w:val="00271B7C"/>
    <w:rsid w:val="00273FBF"/>
    <w:rsid w:val="00274F9F"/>
    <w:rsid w:val="00275690"/>
    <w:rsid w:val="00276087"/>
    <w:rsid w:val="002772E2"/>
    <w:rsid w:val="00277B1A"/>
    <w:rsid w:val="00277F9A"/>
    <w:rsid w:val="002808B3"/>
    <w:rsid w:val="00280BFC"/>
    <w:rsid w:val="00283732"/>
    <w:rsid w:val="00285D5F"/>
    <w:rsid w:val="00286191"/>
    <w:rsid w:val="00294E2B"/>
    <w:rsid w:val="00295B30"/>
    <w:rsid w:val="002A313A"/>
    <w:rsid w:val="002A380E"/>
    <w:rsid w:val="002A40DA"/>
    <w:rsid w:val="002B162A"/>
    <w:rsid w:val="002C003F"/>
    <w:rsid w:val="002C2D8F"/>
    <w:rsid w:val="002C3AC1"/>
    <w:rsid w:val="002C7BEB"/>
    <w:rsid w:val="002C7EC6"/>
    <w:rsid w:val="002D1561"/>
    <w:rsid w:val="002D29C4"/>
    <w:rsid w:val="002E18AA"/>
    <w:rsid w:val="002E2E49"/>
    <w:rsid w:val="002E39DA"/>
    <w:rsid w:val="002E565A"/>
    <w:rsid w:val="002E5BC3"/>
    <w:rsid w:val="002E7330"/>
    <w:rsid w:val="002F3666"/>
    <w:rsid w:val="003032A3"/>
    <w:rsid w:val="003058AC"/>
    <w:rsid w:val="00323222"/>
    <w:rsid w:val="00323255"/>
    <w:rsid w:val="00326504"/>
    <w:rsid w:val="00326996"/>
    <w:rsid w:val="00332AA6"/>
    <w:rsid w:val="00335E85"/>
    <w:rsid w:val="003402D6"/>
    <w:rsid w:val="003420D7"/>
    <w:rsid w:val="00342EBA"/>
    <w:rsid w:val="003432BE"/>
    <w:rsid w:val="00345C66"/>
    <w:rsid w:val="00346208"/>
    <w:rsid w:val="0034622E"/>
    <w:rsid w:val="00347625"/>
    <w:rsid w:val="003518E3"/>
    <w:rsid w:val="0035382A"/>
    <w:rsid w:val="00361437"/>
    <w:rsid w:val="00362D1C"/>
    <w:rsid w:val="00366E78"/>
    <w:rsid w:val="00377D55"/>
    <w:rsid w:val="0038009A"/>
    <w:rsid w:val="00380D52"/>
    <w:rsid w:val="00385CF1"/>
    <w:rsid w:val="00391DAE"/>
    <w:rsid w:val="003949E4"/>
    <w:rsid w:val="003967A7"/>
    <w:rsid w:val="003A19CF"/>
    <w:rsid w:val="003B3091"/>
    <w:rsid w:val="003B3230"/>
    <w:rsid w:val="003C26F1"/>
    <w:rsid w:val="003C32DB"/>
    <w:rsid w:val="003C730C"/>
    <w:rsid w:val="003D08ED"/>
    <w:rsid w:val="003D3745"/>
    <w:rsid w:val="003D7FF4"/>
    <w:rsid w:val="003E3206"/>
    <w:rsid w:val="003E45BC"/>
    <w:rsid w:val="003E58A6"/>
    <w:rsid w:val="003E5CDA"/>
    <w:rsid w:val="003E7890"/>
    <w:rsid w:val="003F13EE"/>
    <w:rsid w:val="003F154E"/>
    <w:rsid w:val="004040B0"/>
    <w:rsid w:val="00405DA6"/>
    <w:rsid w:val="004101C4"/>
    <w:rsid w:val="00410A02"/>
    <w:rsid w:val="00414B83"/>
    <w:rsid w:val="00415A68"/>
    <w:rsid w:val="0041725B"/>
    <w:rsid w:val="0042721E"/>
    <w:rsid w:val="00431D2C"/>
    <w:rsid w:val="00437371"/>
    <w:rsid w:val="004467FE"/>
    <w:rsid w:val="004511BE"/>
    <w:rsid w:val="00454053"/>
    <w:rsid w:val="00461959"/>
    <w:rsid w:val="00463C8D"/>
    <w:rsid w:val="00464253"/>
    <w:rsid w:val="00470584"/>
    <w:rsid w:val="00472CCD"/>
    <w:rsid w:val="00482841"/>
    <w:rsid w:val="004863C0"/>
    <w:rsid w:val="00495006"/>
    <w:rsid w:val="00497C6A"/>
    <w:rsid w:val="004A5C36"/>
    <w:rsid w:val="004B0C01"/>
    <w:rsid w:val="004B47C5"/>
    <w:rsid w:val="004C1EDB"/>
    <w:rsid w:val="004C2BAA"/>
    <w:rsid w:val="004C37C3"/>
    <w:rsid w:val="004C3B51"/>
    <w:rsid w:val="004C4CFC"/>
    <w:rsid w:val="004C53FC"/>
    <w:rsid w:val="004D0E15"/>
    <w:rsid w:val="004D247D"/>
    <w:rsid w:val="004E3B28"/>
    <w:rsid w:val="004E7F24"/>
    <w:rsid w:val="004F26A9"/>
    <w:rsid w:val="004F310B"/>
    <w:rsid w:val="004F345B"/>
    <w:rsid w:val="004F670B"/>
    <w:rsid w:val="004F7FE8"/>
    <w:rsid w:val="00500F6F"/>
    <w:rsid w:val="00501917"/>
    <w:rsid w:val="00502536"/>
    <w:rsid w:val="00514745"/>
    <w:rsid w:val="00516F3E"/>
    <w:rsid w:val="00522344"/>
    <w:rsid w:val="00531D10"/>
    <w:rsid w:val="0053435F"/>
    <w:rsid w:val="00534ACA"/>
    <w:rsid w:val="00535974"/>
    <w:rsid w:val="00536ABE"/>
    <w:rsid w:val="005370C3"/>
    <w:rsid w:val="00540FD4"/>
    <w:rsid w:val="0056765B"/>
    <w:rsid w:val="005709F4"/>
    <w:rsid w:val="00571778"/>
    <w:rsid w:val="0057250D"/>
    <w:rsid w:val="00574528"/>
    <w:rsid w:val="00574BE0"/>
    <w:rsid w:val="00585371"/>
    <w:rsid w:val="00586DF0"/>
    <w:rsid w:val="00593B10"/>
    <w:rsid w:val="005961D1"/>
    <w:rsid w:val="0059766E"/>
    <w:rsid w:val="005B0418"/>
    <w:rsid w:val="005C46C4"/>
    <w:rsid w:val="005C509D"/>
    <w:rsid w:val="005C5EBA"/>
    <w:rsid w:val="005C7B99"/>
    <w:rsid w:val="005D616C"/>
    <w:rsid w:val="005F4ACB"/>
    <w:rsid w:val="00601745"/>
    <w:rsid w:val="006036DE"/>
    <w:rsid w:val="00604B1B"/>
    <w:rsid w:val="00605EE7"/>
    <w:rsid w:val="0060722E"/>
    <w:rsid w:val="006125B3"/>
    <w:rsid w:val="00614EC8"/>
    <w:rsid w:val="00621252"/>
    <w:rsid w:val="006219B8"/>
    <w:rsid w:val="00621F5B"/>
    <w:rsid w:val="00622216"/>
    <w:rsid w:val="00625A15"/>
    <w:rsid w:val="00627576"/>
    <w:rsid w:val="006305AF"/>
    <w:rsid w:val="00633C45"/>
    <w:rsid w:val="00634A16"/>
    <w:rsid w:val="0064023B"/>
    <w:rsid w:val="00646A80"/>
    <w:rsid w:val="006552B4"/>
    <w:rsid w:val="00655A41"/>
    <w:rsid w:val="00655DCF"/>
    <w:rsid w:val="00656A8C"/>
    <w:rsid w:val="006624B8"/>
    <w:rsid w:val="0066507A"/>
    <w:rsid w:val="006650E8"/>
    <w:rsid w:val="00665CFC"/>
    <w:rsid w:val="00665FD9"/>
    <w:rsid w:val="006672D4"/>
    <w:rsid w:val="00671639"/>
    <w:rsid w:val="00671B79"/>
    <w:rsid w:val="00672467"/>
    <w:rsid w:val="00672C83"/>
    <w:rsid w:val="0067438F"/>
    <w:rsid w:val="00674837"/>
    <w:rsid w:val="00676EAC"/>
    <w:rsid w:val="00676F58"/>
    <w:rsid w:val="006809D3"/>
    <w:rsid w:val="006820D8"/>
    <w:rsid w:val="00683592"/>
    <w:rsid w:val="00683ACB"/>
    <w:rsid w:val="0068410B"/>
    <w:rsid w:val="00684B6E"/>
    <w:rsid w:val="00691EB7"/>
    <w:rsid w:val="006924C1"/>
    <w:rsid w:val="006938B9"/>
    <w:rsid w:val="00697BEA"/>
    <w:rsid w:val="006A176D"/>
    <w:rsid w:val="006A30E7"/>
    <w:rsid w:val="006A314C"/>
    <w:rsid w:val="006B19A0"/>
    <w:rsid w:val="006B4021"/>
    <w:rsid w:val="006B5F75"/>
    <w:rsid w:val="006C45A1"/>
    <w:rsid w:val="006C67DD"/>
    <w:rsid w:val="006C6809"/>
    <w:rsid w:val="006D21B9"/>
    <w:rsid w:val="006D53EF"/>
    <w:rsid w:val="006E1FCE"/>
    <w:rsid w:val="006E2D15"/>
    <w:rsid w:val="006E46CF"/>
    <w:rsid w:val="006E4871"/>
    <w:rsid w:val="006F25E3"/>
    <w:rsid w:val="006F30AC"/>
    <w:rsid w:val="006F779D"/>
    <w:rsid w:val="007004FA"/>
    <w:rsid w:val="007036B7"/>
    <w:rsid w:val="00704F42"/>
    <w:rsid w:val="0071078D"/>
    <w:rsid w:val="0071579F"/>
    <w:rsid w:val="00727412"/>
    <w:rsid w:val="00730D32"/>
    <w:rsid w:val="00731462"/>
    <w:rsid w:val="00732C96"/>
    <w:rsid w:val="007330BC"/>
    <w:rsid w:val="00734262"/>
    <w:rsid w:val="00735886"/>
    <w:rsid w:val="00735922"/>
    <w:rsid w:val="00736227"/>
    <w:rsid w:val="007370FC"/>
    <w:rsid w:val="00737511"/>
    <w:rsid w:val="00741900"/>
    <w:rsid w:val="007419D9"/>
    <w:rsid w:val="007424B0"/>
    <w:rsid w:val="00742AB6"/>
    <w:rsid w:val="007431A3"/>
    <w:rsid w:val="00745D6C"/>
    <w:rsid w:val="00747DED"/>
    <w:rsid w:val="00755385"/>
    <w:rsid w:val="00764915"/>
    <w:rsid w:val="0077012C"/>
    <w:rsid w:val="00771547"/>
    <w:rsid w:val="0077516C"/>
    <w:rsid w:val="00775B6C"/>
    <w:rsid w:val="00780167"/>
    <w:rsid w:val="0078175D"/>
    <w:rsid w:val="007848FD"/>
    <w:rsid w:val="00787071"/>
    <w:rsid w:val="00787E6D"/>
    <w:rsid w:val="0079059E"/>
    <w:rsid w:val="00791661"/>
    <w:rsid w:val="00792164"/>
    <w:rsid w:val="00793968"/>
    <w:rsid w:val="007A0B8F"/>
    <w:rsid w:val="007A1443"/>
    <w:rsid w:val="007A44A4"/>
    <w:rsid w:val="007A68EA"/>
    <w:rsid w:val="007A6D29"/>
    <w:rsid w:val="007C1F93"/>
    <w:rsid w:val="007C3E6B"/>
    <w:rsid w:val="007C5FEE"/>
    <w:rsid w:val="007D1602"/>
    <w:rsid w:val="007D2E69"/>
    <w:rsid w:val="007E39AD"/>
    <w:rsid w:val="007E4466"/>
    <w:rsid w:val="007E6637"/>
    <w:rsid w:val="007F1501"/>
    <w:rsid w:val="00800427"/>
    <w:rsid w:val="008008EF"/>
    <w:rsid w:val="00802314"/>
    <w:rsid w:val="00821B56"/>
    <w:rsid w:val="00822859"/>
    <w:rsid w:val="00823855"/>
    <w:rsid w:val="008260A0"/>
    <w:rsid w:val="00830101"/>
    <w:rsid w:val="00830788"/>
    <w:rsid w:val="0083307B"/>
    <w:rsid w:val="0083329E"/>
    <w:rsid w:val="00833381"/>
    <w:rsid w:val="00833628"/>
    <w:rsid w:val="008348BD"/>
    <w:rsid w:val="0083580F"/>
    <w:rsid w:val="0083716E"/>
    <w:rsid w:val="0084013D"/>
    <w:rsid w:val="0084146C"/>
    <w:rsid w:val="008501FC"/>
    <w:rsid w:val="00851530"/>
    <w:rsid w:val="00852464"/>
    <w:rsid w:val="0085317F"/>
    <w:rsid w:val="008606C5"/>
    <w:rsid w:val="008650FB"/>
    <w:rsid w:val="008676B4"/>
    <w:rsid w:val="0087476A"/>
    <w:rsid w:val="0087725E"/>
    <w:rsid w:val="0088006E"/>
    <w:rsid w:val="00881AB0"/>
    <w:rsid w:val="00885D16"/>
    <w:rsid w:val="00886139"/>
    <w:rsid w:val="00892ACD"/>
    <w:rsid w:val="00895C67"/>
    <w:rsid w:val="008A029C"/>
    <w:rsid w:val="008A057D"/>
    <w:rsid w:val="008A23DD"/>
    <w:rsid w:val="008A66D9"/>
    <w:rsid w:val="008B17FF"/>
    <w:rsid w:val="008B294D"/>
    <w:rsid w:val="008B4677"/>
    <w:rsid w:val="008B7859"/>
    <w:rsid w:val="008C1F97"/>
    <w:rsid w:val="008C2F12"/>
    <w:rsid w:val="008C3277"/>
    <w:rsid w:val="008C39E7"/>
    <w:rsid w:val="008C77B4"/>
    <w:rsid w:val="008D1822"/>
    <w:rsid w:val="008D4904"/>
    <w:rsid w:val="008D4CB6"/>
    <w:rsid w:val="008D566D"/>
    <w:rsid w:val="008E28E0"/>
    <w:rsid w:val="008F02E7"/>
    <w:rsid w:val="008F422E"/>
    <w:rsid w:val="008F4660"/>
    <w:rsid w:val="008F60A4"/>
    <w:rsid w:val="008F6E4E"/>
    <w:rsid w:val="00911FBD"/>
    <w:rsid w:val="00914AAA"/>
    <w:rsid w:val="00917F45"/>
    <w:rsid w:val="009249DC"/>
    <w:rsid w:val="0093051C"/>
    <w:rsid w:val="009320AF"/>
    <w:rsid w:val="00932A92"/>
    <w:rsid w:val="00935A08"/>
    <w:rsid w:val="00935FF5"/>
    <w:rsid w:val="00940A03"/>
    <w:rsid w:val="00941D46"/>
    <w:rsid w:val="00942CB0"/>
    <w:rsid w:val="0094776D"/>
    <w:rsid w:val="00950BBE"/>
    <w:rsid w:val="00951C1A"/>
    <w:rsid w:val="00952190"/>
    <w:rsid w:val="009521AD"/>
    <w:rsid w:val="009554E1"/>
    <w:rsid w:val="00956906"/>
    <w:rsid w:val="00956FD1"/>
    <w:rsid w:val="0096264F"/>
    <w:rsid w:val="0096393C"/>
    <w:rsid w:val="00971450"/>
    <w:rsid w:val="0097145A"/>
    <w:rsid w:val="0097256D"/>
    <w:rsid w:val="00975FEC"/>
    <w:rsid w:val="00976032"/>
    <w:rsid w:val="00976282"/>
    <w:rsid w:val="00976A9D"/>
    <w:rsid w:val="00977007"/>
    <w:rsid w:val="00980363"/>
    <w:rsid w:val="0098475C"/>
    <w:rsid w:val="0098682F"/>
    <w:rsid w:val="00991A8A"/>
    <w:rsid w:val="00991C39"/>
    <w:rsid w:val="00992266"/>
    <w:rsid w:val="0099681A"/>
    <w:rsid w:val="00996CF7"/>
    <w:rsid w:val="009973D2"/>
    <w:rsid w:val="009A0D29"/>
    <w:rsid w:val="009A2005"/>
    <w:rsid w:val="009A28A4"/>
    <w:rsid w:val="009A7844"/>
    <w:rsid w:val="009B27FC"/>
    <w:rsid w:val="009B2B47"/>
    <w:rsid w:val="009B31C5"/>
    <w:rsid w:val="009B4199"/>
    <w:rsid w:val="009C23B8"/>
    <w:rsid w:val="009C4F83"/>
    <w:rsid w:val="009D3340"/>
    <w:rsid w:val="009D3B4F"/>
    <w:rsid w:val="009D60AB"/>
    <w:rsid w:val="009D6259"/>
    <w:rsid w:val="009D715E"/>
    <w:rsid w:val="009D790D"/>
    <w:rsid w:val="009E02AB"/>
    <w:rsid w:val="009E3B4E"/>
    <w:rsid w:val="009E3C3D"/>
    <w:rsid w:val="009E6869"/>
    <w:rsid w:val="009F4D91"/>
    <w:rsid w:val="009F70BB"/>
    <w:rsid w:val="00A006C4"/>
    <w:rsid w:val="00A0186B"/>
    <w:rsid w:val="00A01F6D"/>
    <w:rsid w:val="00A0207D"/>
    <w:rsid w:val="00A022B7"/>
    <w:rsid w:val="00A02E21"/>
    <w:rsid w:val="00A05692"/>
    <w:rsid w:val="00A07477"/>
    <w:rsid w:val="00A0783C"/>
    <w:rsid w:val="00A13307"/>
    <w:rsid w:val="00A2182A"/>
    <w:rsid w:val="00A2323E"/>
    <w:rsid w:val="00A35F1C"/>
    <w:rsid w:val="00A36CCB"/>
    <w:rsid w:val="00A375E5"/>
    <w:rsid w:val="00A40265"/>
    <w:rsid w:val="00A41C21"/>
    <w:rsid w:val="00A508E1"/>
    <w:rsid w:val="00A522EE"/>
    <w:rsid w:val="00A543FF"/>
    <w:rsid w:val="00A561AB"/>
    <w:rsid w:val="00A61597"/>
    <w:rsid w:val="00A65B87"/>
    <w:rsid w:val="00A66B70"/>
    <w:rsid w:val="00A733B0"/>
    <w:rsid w:val="00A7509F"/>
    <w:rsid w:val="00A7595A"/>
    <w:rsid w:val="00A7734B"/>
    <w:rsid w:val="00A82B70"/>
    <w:rsid w:val="00A84626"/>
    <w:rsid w:val="00A86DF2"/>
    <w:rsid w:val="00A92884"/>
    <w:rsid w:val="00A9408D"/>
    <w:rsid w:val="00AA53CD"/>
    <w:rsid w:val="00AA7BAA"/>
    <w:rsid w:val="00AB12FD"/>
    <w:rsid w:val="00AB5F49"/>
    <w:rsid w:val="00AB6550"/>
    <w:rsid w:val="00AC0074"/>
    <w:rsid w:val="00AC166D"/>
    <w:rsid w:val="00AC488E"/>
    <w:rsid w:val="00AC519C"/>
    <w:rsid w:val="00AC7C6C"/>
    <w:rsid w:val="00AD04D2"/>
    <w:rsid w:val="00AD0606"/>
    <w:rsid w:val="00AD1630"/>
    <w:rsid w:val="00AD6621"/>
    <w:rsid w:val="00AD7A38"/>
    <w:rsid w:val="00AE1243"/>
    <w:rsid w:val="00AE51F3"/>
    <w:rsid w:val="00AE614F"/>
    <w:rsid w:val="00AE70D7"/>
    <w:rsid w:val="00AF419C"/>
    <w:rsid w:val="00B02064"/>
    <w:rsid w:val="00B078E2"/>
    <w:rsid w:val="00B10E86"/>
    <w:rsid w:val="00B224BC"/>
    <w:rsid w:val="00B26AF2"/>
    <w:rsid w:val="00B378C9"/>
    <w:rsid w:val="00B37F8C"/>
    <w:rsid w:val="00B42DBE"/>
    <w:rsid w:val="00B4450A"/>
    <w:rsid w:val="00B45D45"/>
    <w:rsid w:val="00B46D56"/>
    <w:rsid w:val="00B476EF"/>
    <w:rsid w:val="00B51DC4"/>
    <w:rsid w:val="00B53051"/>
    <w:rsid w:val="00B5631F"/>
    <w:rsid w:val="00B6146E"/>
    <w:rsid w:val="00B6292F"/>
    <w:rsid w:val="00B63497"/>
    <w:rsid w:val="00B6579E"/>
    <w:rsid w:val="00B748B8"/>
    <w:rsid w:val="00B76396"/>
    <w:rsid w:val="00B77A31"/>
    <w:rsid w:val="00B8453A"/>
    <w:rsid w:val="00B848DB"/>
    <w:rsid w:val="00B8527B"/>
    <w:rsid w:val="00B86992"/>
    <w:rsid w:val="00B938B7"/>
    <w:rsid w:val="00BA2FFE"/>
    <w:rsid w:val="00BA3161"/>
    <w:rsid w:val="00BA39FC"/>
    <w:rsid w:val="00BA3A18"/>
    <w:rsid w:val="00BA4CE3"/>
    <w:rsid w:val="00BA4EAB"/>
    <w:rsid w:val="00BB0B38"/>
    <w:rsid w:val="00BB4853"/>
    <w:rsid w:val="00BB53B3"/>
    <w:rsid w:val="00BB78E4"/>
    <w:rsid w:val="00BC15CD"/>
    <w:rsid w:val="00BC1A12"/>
    <w:rsid w:val="00BC601D"/>
    <w:rsid w:val="00BD5A21"/>
    <w:rsid w:val="00BE0A3C"/>
    <w:rsid w:val="00BE0E04"/>
    <w:rsid w:val="00BE1910"/>
    <w:rsid w:val="00BE5C65"/>
    <w:rsid w:val="00BE6FEA"/>
    <w:rsid w:val="00BF4AB8"/>
    <w:rsid w:val="00BF6548"/>
    <w:rsid w:val="00BF72DC"/>
    <w:rsid w:val="00C005AF"/>
    <w:rsid w:val="00C05863"/>
    <w:rsid w:val="00C11467"/>
    <w:rsid w:val="00C12AD6"/>
    <w:rsid w:val="00C20BAC"/>
    <w:rsid w:val="00C21DBD"/>
    <w:rsid w:val="00C2338D"/>
    <w:rsid w:val="00C2372F"/>
    <w:rsid w:val="00C240F0"/>
    <w:rsid w:val="00C27B70"/>
    <w:rsid w:val="00C27BF1"/>
    <w:rsid w:val="00C30DF4"/>
    <w:rsid w:val="00C34996"/>
    <w:rsid w:val="00C34E1C"/>
    <w:rsid w:val="00C40185"/>
    <w:rsid w:val="00C42092"/>
    <w:rsid w:val="00C4632B"/>
    <w:rsid w:val="00C465B3"/>
    <w:rsid w:val="00C551AC"/>
    <w:rsid w:val="00C566AA"/>
    <w:rsid w:val="00C6098A"/>
    <w:rsid w:val="00C6363F"/>
    <w:rsid w:val="00C63F12"/>
    <w:rsid w:val="00C65E89"/>
    <w:rsid w:val="00C67BEA"/>
    <w:rsid w:val="00C704BD"/>
    <w:rsid w:val="00C705DD"/>
    <w:rsid w:val="00C7436A"/>
    <w:rsid w:val="00C7587E"/>
    <w:rsid w:val="00C80F06"/>
    <w:rsid w:val="00C848A9"/>
    <w:rsid w:val="00C8577C"/>
    <w:rsid w:val="00C87786"/>
    <w:rsid w:val="00C87F4A"/>
    <w:rsid w:val="00C917C9"/>
    <w:rsid w:val="00C96B50"/>
    <w:rsid w:val="00CA74DB"/>
    <w:rsid w:val="00CC77D8"/>
    <w:rsid w:val="00CC7CB6"/>
    <w:rsid w:val="00CD2F5B"/>
    <w:rsid w:val="00CD6893"/>
    <w:rsid w:val="00CE0505"/>
    <w:rsid w:val="00CE06EC"/>
    <w:rsid w:val="00CE4087"/>
    <w:rsid w:val="00CE6108"/>
    <w:rsid w:val="00CF218F"/>
    <w:rsid w:val="00CF3441"/>
    <w:rsid w:val="00CF6106"/>
    <w:rsid w:val="00CF764B"/>
    <w:rsid w:val="00CF7936"/>
    <w:rsid w:val="00D0688F"/>
    <w:rsid w:val="00D10439"/>
    <w:rsid w:val="00D11CA7"/>
    <w:rsid w:val="00D12DA4"/>
    <w:rsid w:val="00D14F4E"/>
    <w:rsid w:val="00D17902"/>
    <w:rsid w:val="00D21D74"/>
    <w:rsid w:val="00D2273B"/>
    <w:rsid w:val="00D22891"/>
    <w:rsid w:val="00D24B18"/>
    <w:rsid w:val="00D24D7D"/>
    <w:rsid w:val="00D266A4"/>
    <w:rsid w:val="00D266F0"/>
    <w:rsid w:val="00D2774E"/>
    <w:rsid w:val="00D34105"/>
    <w:rsid w:val="00D357EA"/>
    <w:rsid w:val="00D3724E"/>
    <w:rsid w:val="00D403E6"/>
    <w:rsid w:val="00D414A3"/>
    <w:rsid w:val="00D41B44"/>
    <w:rsid w:val="00D52587"/>
    <w:rsid w:val="00D534F3"/>
    <w:rsid w:val="00D5367B"/>
    <w:rsid w:val="00D663A1"/>
    <w:rsid w:val="00D676D3"/>
    <w:rsid w:val="00D73997"/>
    <w:rsid w:val="00D73AA0"/>
    <w:rsid w:val="00D7581C"/>
    <w:rsid w:val="00D800DF"/>
    <w:rsid w:val="00D80A91"/>
    <w:rsid w:val="00D879BF"/>
    <w:rsid w:val="00D90562"/>
    <w:rsid w:val="00D90F65"/>
    <w:rsid w:val="00D95705"/>
    <w:rsid w:val="00D95DF4"/>
    <w:rsid w:val="00DA2315"/>
    <w:rsid w:val="00DA2BB9"/>
    <w:rsid w:val="00DA2E94"/>
    <w:rsid w:val="00DA4358"/>
    <w:rsid w:val="00DA4821"/>
    <w:rsid w:val="00DA6C9F"/>
    <w:rsid w:val="00DB0452"/>
    <w:rsid w:val="00DB0927"/>
    <w:rsid w:val="00DB1695"/>
    <w:rsid w:val="00DB21D2"/>
    <w:rsid w:val="00DB472D"/>
    <w:rsid w:val="00DB6834"/>
    <w:rsid w:val="00DC386D"/>
    <w:rsid w:val="00DD3E03"/>
    <w:rsid w:val="00DE0D2B"/>
    <w:rsid w:val="00DF0D0F"/>
    <w:rsid w:val="00DF1E3D"/>
    <w:rsid w:val="00DF4074"/>
    <w:rsid w:val="00DF48F4"/>
    <w:rsid w:val="00E00E9B"/>
    <w:rsid w:val="00E011A7"/>
    <w:rsid w:val="00E02B5E"/>
    <w:rsid w:val="00E055F2"/>
    <w:rsid w:val="00E101EA"/>
    <w:rsid w:val="00E1238B"/>
    <w:rsid w:val="00E12A48"/>
    <w:rsid w:val="00E12DE3"/>
    <w:rsid w:val="00E15539"/>
    <w:rsid w:val="00E1648B"/>
    <w:rsid w:val="00E22A73"/>
    <w:rsid w:val="00E23217"/>
    <w:rsid w:val="00E271CE"/>
    <w:rsid w:val="00E30BFE"/>
    <w:rsid w:val="00E332C5"/>
    <w:rsid w:val="00E33924"/>
    <w:rsid w:val="00E346D7"/>
    <w:rsid w:val="00E46096"/>
    <w:rsid w:val="00E4656F"/>
    <w:rsid w:val="00E521AF"/>
    <w:rsid w:val="00E546B5"/>
    <w:rsid w:val="00E5596D"/>
    <w:rsid w:val="00E56764"/>
    <w:rsid w:val="00E57587"/>
    <w:rsid w:val="00E575AE"/>
    <w:rsid w:val="00E600C8"/>
    <w:rsid w:val="00E61AC4"/>
    <w:rsid w:val="00E667BB"/>
    <w:rsid w:val="00E7416F"/>
    <w:rsid w:val="00E76254"/>
    <w:rsid w:val="00E77FD0"/>
    <w:rsid w:val="00E810CA"/>
    <w:rsid w:val="00E810EA"/>
    <w:rsid w:val="00E8575E"/>
    <w:rsid w:val="00E85BAA"/>
    <w:rsid w:val="00EA197A"/>
    <w:rsid w:val="00EA522F"/>
    <w:rsid w:val="00EA54B8"/>
    <w:rsid w:val="00EA7025"/>
    <w:rsid w:val="00EB1455"/>
    <w:rsid w:val="00EB1CB4"/>
    <w:rsid w:val="00EB491A"/>
    <w:rsid w:val="00EC57ED"/>
    <w:rsid w:val="00ED1B94"/>
    <w:rsid w:val="00ED5B18"/>
    <w:rsid w:val="00ED5E4A"/>
    <w:rsid w:val="00EE0423"/>
    <w:rsid w:val="00EE0DD6"/>
    <w:rsid w:val="00EE2D19"/>
    <w:rsid w:val="00EE66BD"/>
    <w:rsid w:val="00EE67B4"/>
    <w:rsid w:val="00EF127F"/>
    <w:rsid w:val="00EF136B"/>
    <w:rsid w:val="00EF3CEA"/>
    <w:rsid w:val="00EF7096"/>
    <w:rsid w:val="00F01C3B"/>
    <w:rsid w:val="00F037A5"/>
    <w:rsid w:val="00F11BDF"/>
    <w:rsid w:val="00F13294"/>
    <w:rsid w:val="00F13452"/>
    <w:rsid w:val="00F21122"/>
    <w:rsid w:val="00F26D0C"/>
    <w:rsid w:val="00F35C0C"/>
    <w:rsid w:val="00F36A54"/>
    <w:rsid w:val="00F36AFC"/>
    <w:rsid w:val="00F372AE"/>
    <w:rsid w:val="00F409EC"/>
    <w:rsid w:val="00F41FE3"/>
    <w:rsid w:val="00F4433A"/>
    <w:rsid w:val="00F447C6"/>
    <w:rsid w:val="00F45022"/>
    <w:rsid w:val="00F453E5"/>
    <w:rsid w:val="00F561C7"/>
    <w:rsid w:val="00F649F2"/>
    <w:rsid w:val="00F64E79"/>
    <w:rsid w:val="00F66AAE"/>
    <w:rsid w:val="00F66E86"/>
    <w:rsid w:val="00F677F0"/>
    <w:rsid w:val="00F67A46"/>
    <w:rsid w:val="00F70EF8"/>
    <w:rsid w:val="00F739D8"/>
    <w:rsid w:val="00F7419A"/>
    <w:rsid w:val="00F86121"/>
    <w:rsid w:val="00F8760B"/>
    <w:rsid w:val="00F876C3"/>
    <w:rsid w:val="00F92FBA"/>
    <w:rsid w:val="00F93CFB"/>
    <w:rsid w:val="00F95849"/>
    <w:rsid w:val="00F95E59"/>
    <w:rsid w:val="00F95F7B"/>
    <w:rsid w:val="00F96698"/>
    <w:rsid w:val="00FA5F35"/>
    <w:rsid w:val="00FA6B65"/>
    <w:rsid w:val="00FB1494"/>
    <w:rsid w:val="00FB2716"/>
    <w:rsid w:val="00FB467B"/>
    <w:rsid w:val="00FB6459"/>
    <w:rsid w:val="00FB676F"/>
    <w:rsid w:val="00FC1D53"/>
    <w:rsid w:val="00FC6A37"/>
    <w:rsid w:val="00FC6ED5"/>
    <w:rsid w:val="00FC7C52"/>
    <w:rsid w:val="00FC7EE5"/>
    <w:rsid w:val="00FD1353"/>
    <w:rsid w:val="00FD5428"/>
    <w:rsid w:val="00FE1301"/>
    <w:rsid w:val="00FE1A3E"/>
    <w:rsid w:val="00FE1B51"/>
    <w:rsid w:val="00FE3EA4"/>
    <w:rsid w:val="00FE3F8B"/>
    <w:rsid w:val="00FE6698"/>
    <w:rsid w:val="00FE7B2D"/>
    <w:rsid w:val="00FF2445"/>
    <w:rsid w:val="00FF2969"/>
    <w:rsid w:val="00FF48A6"/>
    <w:rsid w:val="00FF76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69F3FA"/>
  <w15:chartTrackingRefBased/>
  <w15:docId w15:val="{088CCC46-91B5-47C8-8573-AEB901E8B2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26A9"/>
  </w:style>
  <w:style w:type="paragraph" w:styleId="Heading1">
    <w:name w:val="heading 1"/>
    <w:basedOn w:val="Normal"/>
    <w:next w:val="Normal"/>
    <w:link w:val="Heading1Char"/>
    <w:uiPriority w:val="9"/>
    <w:qFormat/>
    <w:rsid w:val="000A400B"/>
    <w:pPr>
      <w:keepNext/>
      <w:keepLines/>
      <w:pageBreakBefore/>
      <w:numPr>
        <w:numId w:val="6"/>
      </w:numPr>
      <w:spacing w:before="240" w:after="0"/>
      <w:outlineLvl w:val="0"/>
    </w:pPr>
    <w:rPr>
      <w:rFonts w:asciiTheme="majorHAnsi" w:eastAsiaTheme="majorEastAsia" w:hAnsiTheme="majorHAnsi" w:cstheme="majorBidi"/>
      <w:color w:val="F05133"/>
      <w:sz w:val="32"/>
      <w:szCs w:val="32"/>
    </w:rPr>
  </w:style>
  <w:style w:type="paragraph" w:styleId="Heading2">
    <w:name w:val="heading 2"/>
    <w:basedOn w:val="Heading1"/>
    <w:next w:val="Normal"/>
    <w:link w:val="Heading2Char"/>
    <w:uiPriority w:val="9"/>
    <w:unhideWhenUsed/>
    <w:qFormat/>
    <w:rsid w:val="00F11BDF"/>
    <w:pPr>
      <w:pageBreakBefore w:val="0"/>
      <w:numPr>
        <w:ilvl w:val="1"/>
      </w:numPr>
      <w:ind w:left="562" w:hanging="562"/>
      <w:outlineLvl w:val="1"/>
    </w:pPr>
    <w:rPr>
      <w:sz w:val="28"/>
    </w:rPr>
  </w:style>
  <w:style w:type="paragraph" w:styleId="Heading3">
    <w:name w:val="heading 3"/>
    <w:basedOn w:val="Normal"/>
    <w:next w:val="Normal"/>
    <w:link w:val="Heading3Char"/>
    <w:uiPriority w:val="9"/>
    <w:unhideWhenUsed/>
    <w:qFormat/>
    <w:rsid w:val="00D41B44"/>
    <w:pPr>
      <w:keepNext/>
      <w:keepLines/>
      <w:spacing w:before="40" w:after="0"/>
      <w:outlineLvl w:val="2"/>
    </w:pPr>
    <w:rPr>
      <w:rFonts w:asciiTheme="majorHAnsi" w:eastAsiaTheme="majorEastAsia" w:hAnsiTheme="majorHAnsi" w:cstheme="majorBidi"/>
      <w:color w:val="833C0B" w:themeColor="accent2" w:themeShade="80"/>
      <w:sz w:val="24"/>
      <w:szCs w:val="24"/>
    </w:rPr>
  </w:style>
  <w:style w:type="paragraph" w:styleId="Heading4">
    <w:name w:val="heading 4"/>
    <w:basedOn w:val="Normal"/>
    <w:next w:val="Normal"/>
    <w:link w:val="Heading4Char"/>
    <w:uiPriority w:val="9"/>
    <w:unhideWhenUsed/>
    <w:qFormat/>
    <w:rsid w:val="00E055F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400B"/>
    <w:rPr>
      <w:rFonts w:asciiTheme="majorHAnsi" w:eastAsiaTheme="majorEastAsia" w:hAnsiTheme="majorHAnsi" w:cstheme="majorBidi"/>
      <w:color w:val="F05133"/>
      <w:sz w:val="32"/>
      <w:szCs w:val="32"/>
    </w:rPr>
  </w:style>
  <w:style w:type="paragraph" w:styleId="ListParagraph">
    <w:name w:val="List Paragraph"/>
    <w:basedOn w:val="Normal"/>
    <w:uiPriority w:val="34"/>
    <w:qFormat/>
    <w:rsid w:val="004B47C5"/>
    <w:pPr>
      <w:ind w:left="720"/>
      <w:contextualSpacing/>
    </w:pPr>
  </w:style>
  <w:style w:type="paragraph" w:styleId="TOCHeading">
    <w:name w:val="TOC Heading"/>
    <w:basedOn w:val="Heading1"/>
    <w:next w:val="Normal"/>
    <w:uiPriority w:val="39"/>
    <w:unhideWhenUsed/>
    <w:qFormat/>
    <w:rsid w:val="004B47C5"/>
    <w:pPr>
      <w:outlineLvl w:val="9"/>
    </w:pPr>
  </w:style>
  <w:style w:type="paragraph" w:styleId="TOC1">
    <w:name w:val="toc 1"/>
    <w:basedOn w:val="Normal"/>
    <w:next w:val="Normal"/>
    <w:autoRedefine/>
    <w:uiPriority w:val="39"/>
    <w:unhideWhenUsed/>
    <w:rsid w:val="00E5596D"/>
    <w:pPr>
      <w:tabs>
        <w:tab w:val="left" w:pos="440"/>
        <w:tab w:val="right" w:leader="dot" w:pos="9350"/>
      </w:tabs>
      <w:spacing w:after="100"/>
    </w:pPr>
  </w:style>
  <w:style w:type="character" w:styleId="Hyperlink">
    <w:name w:val="Hyperlink"/>
    <w:basedOn w:val="DefaultParagraphFont"/>
    <w:uiPriority w:val="99"/>
    <w:unhideWhenUsed/>
    <w:rsid w:val="004B47C5"/>
    <w:rPr>
      <w:color w:val="0563C1" w:themeColor="hyperlink"/>
      <w:u w:val="single"/>
    </w:rPr>
  </w:style>
  <w:style w:type="paragraph" w:styleId="NoSpacing">
    <w:name w:val="No Spacing"/>
    <w:link w:val="NoSpacingChar"/>
    <w:uiPriority w:val="1"/>
    <w:qFormat/>
    <w:rsid w:val="00E546B5"/>
    <w:pPr>
      <w:spacing w:after="0" w:line="240" w:lineRule="auto"/>
    </w:pPr>
    <w:rPr>
      <w:rFonts w:eastAsiaTheme="minorEastAsia"/>
    </w:rPr>
  </w:style>
  <w:style w:type="character" w:customStyle="1" w:styleId="NoSpacingChar">
    <w:name w:val="No Spacing Char"/>
    <w:basedOn w:val="DefaultParagraphFont"/>
    <w:link w:val="NoSpacing"/>
    <w:uiPriority w:val="1"/>
    <w:rsid w:val="00E546B5"/>
    <w:rPr>
      <w:rFonts w:eastAsiaTheme="minorEastAsia"/>
    </w:rPr>
  </w:style>
  <w:style w:type="paragraph" w:styleId="IntenseQuote">
    <w:name w:val="Intense Quote"/>
    <w:basedOn w:val="Normal"/>
    <w:next w:val="Normal"/>
    <w:link w:val="IntenseQuoteChar"/>
    <w:uiPriority w:val="30"/>
    <w:qFormat/>
    <w:rsid w:val="006F779D"/>
    <w:pPr>
      <w:pBdr>
        <w:top w:val="single" w:sz="4" w:space="10" w:color="4472C4" w:themeColor="accent1"/>
        <w:bottom w:val="single" w:sz="4" w:space="10" w:color="4472C4" w:themeColor="accent1"/>
      </w:pBdr>
      <w:spacing w:before="360" w:after="360"/>
      <w:ind w:left="864" w:right="864"/>
      <w:jc w:val="center"/>
    </w:pPr>
    <w:rPr>
      <w:i/>
      <w:iCs/>
      <w:color w:val="F05133"/>
    </w:rPr>
  </w:style>
  <w:style w:type="character" w:customStyle="1" w:styleId="IntenseQuoteChar">
    <w:name w:val="Intense Quote Char"/>
    <w:basedOn w:val="DefaultParagraphFont"/>
    <w:link w:val="IntenseQuote"/>
    <w:uiPriority w:val="30"/>
    <w:rsid w:val="006F779D"/>
    <w:rPr>
      <w:i/>
      <w:iCs/>
      <w:color w:val="F05133"/>
    </w:rPr>
  </w:style>
  <w:style w:type="paragraph" w:styleId="EndnoteText">
    <w:name w:val="endnote text"/>
    <w:basedOn w:val="Normal"/>
    <w:link w:val="EndnoteTextChar"/>
    <w:uiPriority w:val="99"/>
    <w:semiHidden/>
    <w:unhideWhenUsed/>
    <w:rsid w:val="007E39A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E39AD"/>
    <w:rPr>
      <w:sz w:val="20"/>
      <w:szCs w:val="20"/>
    </w:rPr>
  </w:style>
  <w:style w:type="character" w:styleId="EndnoteReference">
    <w:name w:val="endnote reference"/>
    <w:basedOn w:val="DefaultParagraphFont"/>
    <w:uiPriority w:val="99"/>
    <w:semiHidden/>
    <w:unhideWhenUsed/>
    <w:rsid w:val="007E39AD"/>
    <w:rPr>
      <w:vertAlign w:val="superscript"/>
    </w:rPr>
  </w:style>
  <w:style w:type="table" w:styleId="TableGrid">
    <w:name w:val="Table Grid"/>
    <w:basedOn w:val="TableNormal"/>
    <w:uiPriority w:val="39"/>
    <w:rsid w:val="00745D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745D6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2Char">
    <w:name w:val="Heading 2 Char"/>
    <w:basedOn w:val="DefaultParagraphFont"/>
    <w:link w:val="Heading2"/>
    <w:uiPriority w:val="9"/>
    <w:rsid w:val="00F11BDF"/>
    <w:rPr>
      <w:rFonts w:asciiTheme="majorHAnsi" w:eastAsiaTheme="majorEastAsia" w:hAnsiTheme="majorHAnsi" w:cstheme="majorBidi"/>
      <w:color w:val="F05133"/>
      <w:sz w:val="28"/>
      <w:szCs w:val="32"/>
    </w:rPr>
  </w:style>
  <w:style w:type="character" w:customStyle="1" w:styleId="Onopgelostemelding1">
    <w:name w:val="Onopgeloste melding1"/>
    <w:basedOn w:val="DefaultParagraphFont"/>
    <w:uiPriority w:val="99"/>
    <w:semiHidden/>
    <w:unhideWhenUsed/>
    <w:rsid w:val="00497C6A"/>
    <w:rPr>
      <w:color w:val="605E5C"/>
      <w:shd w:val="clear" w:color="auto" w:fill="E1DFDD"/>
    </w:rPr>
  </w:style>
  <w:style w:type="paragraph" w:styleId="TOC2">
    <w:name w:val="toc 2"/>
    <w:basedOn w:val="Normal"/>
    <w:next w:val="Normal"/>
    <w:autoRedefine/>
    <w:uiPriority w:val="39"/>
    <w:unhideWhenUsed/>
    <w:rsid w:val="002A380E"/>
    <w:pPr>
      <w:spacing w:after="100"/>
      <w:ind w:left="220"/>
    </w:pPr>
  </w:style>
  <w:style w:type="table" w:styleId="GridTable4-Accent2">
    <w:name w:val="Grid Table 4 Accent 2"/>
    <w:basedOn w:val="TableNormal"/>
    <w:uiPriority w:val="49"/>
    <w:rsid w:val="00851530"/>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IntenseReference">
    <w:name w:val="Intense Reference"/>
    <w:basedOn w:val="DefaultParagraphFont"/>
    <w:uiPriority w:val="32"/>
    <w:qFormat/>
    <w:rsid w:val="00593B10"/>
    <w:rPr>
      <w:b/>
      <w:bCs/>
      <w:smallCaps/>
      <w:color w:val="F05133"/>
      <w:spacing w:val="5"/>
    </w:rPr>
  </w:style>
  <w:style w:type="character" w:styleId="IntenseEmphasis">
    <w:name w:val="Intense Emphasis"/>
    <w:uiPriority w:val="21"/>
    <w:qFormat/>
    <w:rsid w:val="00065E15"/>
  </w:style>
  <w:style w:type="paragraph" w:styleId="Header">
    <w:name w:val="header"/>
    <w:basedOn w:val="Normal"/>
    <w:link w:val="HeaderChar"/>
    <w:uiPriority w:val="99"/>
    <w:unhideWhenUsed/>
    <w:rsid w:val="00AD7A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7A38"/>
  </w:style>
  <w:style w:type="paragraph" w:styleId="Footer">
    <w:name w:val="footer"/>
    <w:basedOn w:val="Normal"/>
    <w:link w:val="FooterChar"/>
    <w:uiPriority w:val="99"/>
    <w:unhideWhenUsed/>
    <w:rsid w:val="00AD7A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7A38"/>
  </w:style>
  <w:style w:type="character" w:styleId="FollowedHyperlink">
    <w:name w:val="FollowedHyperlink"/>
    <w:basedOn w:val="DefaultParagraphFont"/>
    <w:uiPriority w:val="99"/>
    <w:semiHidden/>
    <w:unhideWhenUsed/>
    <w:rsid w:val="00892ACD"/>
    <w:rPr>
      <w:color w:val="954F72" w:themeColor="followedHyperlink"/>
      <w:u w:val="single"/>
    </w:rPr>
  </w:style>
  <w:style w:type="character" w:customStyle="1" w:styleId="Heading3Char">
    <w:name w:val="Heading 3 Char"/>
    <w:basedOn w:val="DefaultParagraphFont"/>
    <w:link w:val="Heading3"/>
    <w:uiPriority w:val="9"/>
    <w:rsid w:val="00D41B44"/>
    <w:rPr>
      <w:rFonts w:asciiTheme="majorHAnsi" w:eastAsiaTheme="majorEastAsia" w:hAnsiTheme="majorHAnsi" w:cstheme="majorBidi"/>
      <w:color w:val="833C0B" w:themeColor="accent2" w:themeShade="80"/>
      <w:sz w:val="24"/>
      <w:szCs w:val="24"/>
    </w:rPr>
  </w:style>
  <w:style w:type="paragraph" w:styleId="TOC3">
    <w:name w:val="toc 3"/>
    <w:basedOn w:val="Normal"/>
    <w:next w:val="Normal"/>
    <w:autoRedefine/>
    <w:uiPriority w:val="39"/>
    <w:unhideWhenUsed/>
    <w:rsid w:val="009554E1"/>
    <w:pPr>
      <w:spacing w:after="100"/>
      <w:ind w:left="440"/>
    </w:pPr>
  </w:style>
  <w:style w:type="character" w:customStyle="1" w:styleId="Heading4Char">
    <w:name w:val="Heading 4 Char"/>
    <w:basedOn w:val="DefaultParagraphFont"/>
    <w:link w:val="Heading4"/>
    <w:uiPriority w:val="9"/>
    <w:rsid w:val="00E055F2"/>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217F8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17F86"/>
    <w:rPr>
      <w:rFonts w:ascii="Segoe UI" w:hAnsi="Segoe UI" w:cs="Segoe UI"/>
      <w:sz w:val="18"/>
      <w:szCs w:val="18"/>
    </w:rPr>
  </w:style>
  <w:style w:type="paragraph" w:styleId="Bibliography">
    <w:name w:val="Bibliography"/>
    <w:basedOn w:val="Normal"/>
    <w:next w:val="Normal"/>
    <w:uiPriority w:val="37"/>
    <w:unhideWhenUsed/>
    <w:rsid w:val="003E45BC"/>
  </w:style>
  <w:style w:type="character" w:styleId="Strong">
    <w:name w:val="Strong"/>
    <w:basedOn w:val="DefaultParagraphFont"/>
    <w:uiPriority w:val="22"/>
    <w:qFormat/>
    <w:rsid w:val="006E46CF"/>
    <w:rPr>
      <w:b/>
      <w:bCs/>
    </w:rPr>
  </w:style>
  <w:style w:type="character" w:styleId="Emphasis">
    <w:name w:val="Emphasis"/>
    <w:uiPriority w:val="20"/>
    <w:qFormat/>
    <w:rsid w:val="00065E15"/>
  </w:style>
  <w:style w:type="character" w:styleId="UnresolvedMention">
    <w:name w:val="Unresolved Mention"/>
    <w:basedOn w:val="DefaultParagraphFont"/>
    <w:uiPriority w:val="99"/>
    <w:semiHidden/>
    <w:unhideWhenUsed/>
    <w:rsid w:val="0099681A"/>
    <w:rPr>
      <w:color w:val="605E5C"/>
      <w:shd w:val="clear" w:color="auto" w:fill="E1DFDD"/>
    </w:rPr>
  </w:style>
  <w:style w:type="character" w:styleId="CommentReference">
    <w:name w:val="annotation reference"/>
    <w:basedOn w:val="DefaultParagraphFont"/>
    <w:uiPriority w:val="99"/>
    <w:semiHidden/>
    <w:unhideWhenUsed/>
    <w:rsid w:val="00AD6621"/>
    <w:rPr>
      <w:sz w:val="16"/>
      <w:szCs w:val="16"/>
    </w:rPr>
  </w:style>
  <w:style w:type="paragraph" w:styleId="CommentText">
    <w:name w:val="annotation text"/>
    <w:basedOn w:val="Normal"/>
    <w:link w:val="CommentTextChar"/>
    <w:uiPriority w:val="99"/>
    <w:semiHidden/>
    <w:unhideWhenUsed/>
    <w:rsid w:val="00AD6621"/>
    <w:pPr>
      <w:spacing w:line="240" w:lineRule="auto"/>
    </w:pPr>
    <w:rPr>
      <w:sz w:val="20"/>
      <w:szCs w:val="20"/>
    </w:rPr>
  </w:style>
  <w:style w:type="character" w:customStyle="1" w:styleId="CommentTextChar">
    <w:name w:val="Comment Text Char"/>
    <w:basedOn w:val="DefaultParagraphFont"/>
    <w:link w:val="CommentText"/>
    <w:uiPriority w:val="99"/>
    <w:semiHidden/>
    <w:rsid w:val="00AD6621"/>
    <w:rPr>
      <w:sz w:val="20"/>
      <w:szCs w:val="20"/>
    </w:rPr>
  </w:style>
  <w:style w:type="paragraph" w:styleId="CommentSubject">
    <w:name w:val="annotation subject"/>
    <w:basedOn w:val="CommentText"/>
    <w:next w:val="CommentText"/>
    <w:link w:val="CommentSubjectChar"/>
    <w:uiPriority w:val="99"/>
    <w:semiHidden/>
    <w:unhideWhenUsed/>
    <w:rsid w:val="00AD6621"/>
    <w:rPr>
      <w:b/>
      <w:bCs/>
    </w:rPr>
  </w:style>
  <w:style w:type="character" w:customStyle="1" w:styleId="CommentSubjectChar">
    <w:name w:val="Comment Subject Char"/>
    <w:basedOn w:val="CommentTextChar"/>
    <w:link w:val="CommentSubject"/>
    <w:uiPriority w:val="99"/>
    <w:semiHidden/>
    <w:rsid w:val="00AD6621"/>
    <w:rPr>
      <w:b/>
      <w:bCs/>
      <w:sz w:val="20"/>
      <w:szCs w:val="20"/>
    </w:rPr>
  </w:style>
  <w:style w:type="paragraph" w:customStyle="1" w:styleId="Focus">
    <w:name w:val="Focus"/>
    <w:basedOn w:val="Normal"/>
    <w:link w:val="FocusChar"/>
    <w:qFormat/>
    <w:rsid w:val="006E2D15"/>
    <w:rPr>
      <w:color w:val="833C0B"/>
      <w:sz w:val="24"/>
      <w:szCs w:val="24"/>
    </w:rPr>
  </w:style>
  <w:style w:type="character" w:customStyle="1" w:styleId="FocusChar">
    <w:name w:val="Focus Char"/>
    <w:basedOn w:val="DefaultParagraphFont"/>
    <w:link w:val="Focus"/>
    <w:rsid w:val="006E2D15"/>
    <w:rPr>
      <w:color w:val="833C0B"/>
      <w:sz w:val="24"/>
      <w:szCs w:val="24"/>
    </w:rPr>
  </w:style>
  <w:style w:type="paragraph" w:styleId="Caption">
    <w:name w:val="caption"/>
    <w:basedOn w:val="Normal"/>
    <w:next w:val="Normal"/>
    <w:uiPriority w:val="35"/>
    <w:unhideWhenUsed/>
    <w:qFormat/>
    <w:rsid w:val="00605EE7"/>
    <w:pPr>
      <w:spacing w:after="200" w:line="240" w:lineRule="auto"/>
    </w:pPr>
    <w:rPr>
      <w:i/>
      <w:iCs/>
      <w:color w:val="44546A" w:themeColor="text2"/>
      <w:sz w:val="18"/>
      <w:szCs w:val="18"/>
    </w:rPr>
  </w:style>
  <w:style w:type="paragraph" w:styleId="Revision">
    <w:name w:val="Revision"/>
    <w:hidden/>
    <w:uiPriority w:val="99"/>
    <w:semiHidden/>
    <w:rsid w:val="00EB491A"/>
    <w:pPr>
      <w:spacing w:after="0" w:line="240" w:lineRule="auto"/>
    </w:pPr>
  </w:style>
  <w:style w:type="table" w:styleId="PlainTable1">
    <w:name w:val="Plain Table 1"/>
    <w:basedOn w:val="TableNormal"/>
    <w:uiPriority w:val="41"/>
    <w:rsid w:val="0078016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CF793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2775197">
      <w:bodyDiv w:val="1"/>
      <w:marLeft w:val="0"/>
      <w:marRight w:val="0"/>
      <w:marTop w:val="0"/>
      <w:marBottom w:val="0"/>
      <w:divBdr>
        <w:top w:val="none" w:sz="0" w:space="0" w:color="auto"/>
        <w:left w:val="none" w:sz="0" w:space="0" w:color="auto"/>
        <w:bottom w:val="none" w:sz="0" w:space="0" w:color="auto"/>
        <w:right w:val="none" w:sz="0" w:space="0" w:color="auto"/>
      </w:divBdr>
    </w:div>
    <w:div w:id="779689285">
      <w:bodyDiv w:val="1"/>
      <w:marLeft w:val="0"/>
      <w:marRight w:val="0"/>
      <w:marTop w:val="0"/>
      <w:marBottom w:val="0"/>
      <w:divBdr>
        <w:top w:val="none" w:sz="0" w:space="0" w:color="auto"/>
        <w:left w:val="none" w:sz="0" w:space="0" w:color="auto"/>
        <w:bottom w:val="none" w:sz="0" w:space="0" w:color="auto"/>
        <w:right w:val="none" w:sz="0" w:space="0" w:color="auto"/>
      </w:divBdr>
    </w:div>
    <w:div w:id="1171680947">
      <w:bodyDiv w:val="1"/>
      <w:marLeft w:val="0"/>
      <w:marRight w:val="0"/>
      <w:marTop w:val="0"/>
      <w:marBottom w:val="0"/>
      <w:divBdr>
        <w:top w:val="none" w:sz="0" w:space="0" w:color="auto"/>
        <w:left w:val="none" w:sz="0" w:space="0" w:color="auto"/>
        <w:bottom w:val="none" w:sz="0" w:space="0" w:color="auto"/>
        <w:right w:val="none" w:sz="0" w:space="0" w:color="auto"/>
      </w:divBdr>
      <w:divsChild>
        <w:div w:id="1456752590">
          <w:marLeft w:val="0"/>
          <w:marRight w:val="0"/>
          <w:marTop w:val="0"/>
          <w:marBottom w:val="0"/>
          <w:divBdr>
            <w:top w:val="none" w:sz="0" w:space="0" w:color="auto"/>
            <w:left w:val="none" w:sz="0" w:space="0" w:color="auto"/>
            <w:bottom w:val="none" w:sz="0" w:space="0" w:color="auto"/>
            <w:right w:val="none" w:sz="0" w:space="0" w:color="auto"/>
          </w:divBdr>
        </w:div>
      </w:divsChild>
    </w:div>
    <w:div w:id="1207252847">
      <w:bodyDiv w:val="1"/>
      <w:marLeft w:val="0"/>
      <w:marRight w:val="0"/>
      <w:marTop w:val="0"/>
      <w:marBottom w:val="0"/>
      <w:divBdr>
        <w:top w:val="none" w:sz="0" w:space="0" w:color="auto"/>
        <w:left w:val="none" w:sz="0" w:space="0" w:color="auto"/>
        <w:bottom w:val="none" w:sz="0" w:space="0" w:color="auto"/>
        <w:right w:val="none" w:sz="0" w:space="0" w:color="auto"/>
      </w:divBdr>
    </w:div>
    <w:div w:id="1333871647">
      <w:bodyDiv w:val="1"/>
      <w:marLeft w:val="0"/>
      <w:marRight w:val="0"/>
      <w:marTop w:val="0"/>
      <w:marBottom w:val="0"/>
      <w:divBdr>
        <w:top w:val="none" w:sz="0" w:space="0" w:color="auto"/>
        <w:left w:val="none" w:sz="0" w:space="0" w:color="auto"/>
        <w:bottom w:val="none" w:sz="0" w:space="0" w:color="auto"/>
        <w:right w:val="none" w:sz="0" w:space="0" w:color="auto"/>
      </w:divBdr>
    </w:div>
    <w:div w:id="1524246231">
      <w:bodyDiv w:val="1"/>
      <w:marLeft w:val="0"/>
      <w:marRight w:val="0"/>
      <w:marTop w:val="0"/>
      <w:marBottom w:val="0"/>
      <w:divBdr>
        <w:top w:val="none" w:sz="0" w:space="0" w:color="auto"/>
        <w:left w:val="none" w:sz="0" w:space="0" w:color="auto"/>
        <w:bottom w:val="none" w:sz="0" w:space="0" w:color="auto"/>
        <w:right w:val="none" w:sz="0" w:space="0" w:color="auto"/>
      </w:divBdr>
    </w:div>
    <w:div w:id="1597254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29.jpe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github.com/" TargetMode="External"/><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github.com/join?source=login" TargetMode="External"/><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desktop.github.com/" TargetMode="External"/><Relationship Id="rId49" Type="http://schemas.openxmlformats.org/officeDocument/2006/relationships/image" Target="media/image36.png"/><Relationship Id="rId57"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0.jpeg"/><Relationship Id="rId48" Type="http://schemas.openxmlformats.org/officeDocument/2006/relationships/image" Target="media/image35.png"/><Relationship Id="rId56"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38.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Bac20</b:Tag>
    <b:SourceType>InternetSite</b:SourceType>
    <b:Guid>{B3798A70-B825-496C-985E-B393FC8C6693}</b:Guid>
    <b:Title>Git vs. SVN: Which version control system is right for you?</b:Title>
    <b:Year>2020</b:Year>
    <b:Author>
      <b:Author>
        <b:Corporate>Backlog</b:Corporate>
      </b:Author>
    </b:Author>
    <b:Month>June</b:Month>
    <b:Day>23</b:Day>
    <b:URL>https://backlog.com/blog/git-vs-svn-version-control-system/</b:URL>
    <b:RefOrder>1</b:RefOrder>
  </b:Source>
  <b:Source>
    <b:Tag>Git</b:Tag>
    <b:SourceType>InternetSite</b:SourceType>
    <b:Guid>{9ED2AB0C-9605-4183-B91F-77021B962491}</b:Guid>
    <b:Author>
      <b:Author>
        <b:Corporate>Git</b:Corporate>
      </b:Author>
    </b:Author>
    <b:Title>Git - About Version Control</b:Title>
    <b:ProductionCompany>Git</b:ProductionCompany>
    <b:URL>https://git-scm.com/book/en/v2/Getting-Started-About-Version-Control</b:URL>
    <b:RefOrder>2</b:RefOrder>
  </b:Source>
  <b:Source>
    <b:Tag>Atl</b:Tag>
    <b:SourceType>InternetSite</b:SourceType>
    <b:Guid>{BF7A49B3-3CEB-451B-AC3B-89D439B17790}</b:Guid>
    <b:Author>
      <b:Author>
        <b:Corporate>Atlassian</b:Corporate>
      </b:Author>
    </b:Author>
    <b:Title>Git Merge</b:Title>
    <b:ProductionCompany>Atlassian</b:ProductionCompany>
    <b:URL>https://www.atlassian.com/git/tutorials/using-branches/git-merge#:~:text=Merging%20is%20Git's%20way%20of,them%20into%20a%20single%20branch.&amp;text=The%20current%20branch%20will%20be,branch%20will%20be%20completely%20unaffected.</b:URL>
    <b:RefOrder>3</b:RefOrder>
  </b:Source>
</b:Sources>
</file>

<file path=customXml/itemProps1.xml><?xml version="1.0" encoding="utf-8"?>
<ds:datastoreItem xmlns:ds="http://schemas.openxmlformats.org/officeDocument/2006/customXml" ds:itemID="{8AF4EBF4-0010-4641-B005-4285CFB2C5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3309</TotalTime>
  <Pages>25</Pages>
  <Words>3742</Words>
  <Characters>21332</Characters>
  <Application>Microsoft Office Word</Application>
  <DocSecurity>0</DocSecurity>
  <Lines>177</Lines>
  <Paragraphs>50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25024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Kristian Snel</dc:creator>
  <cp:keywords/>
  <dc:description/>
  <cp:lastModifiedBy>Kristian Snel</cp:lastModifiedBy>
  <cp:revision>773</cp:revision>
  <dcterms:created xsi:type="dcterms:W3CDTF">2020-11-10T20:33:00Z</dcterms:created>
  <dcterms:modified xsi:type="dcterms:W3CDTF">2021-02-08T21:46:00Z</dcterms:modified>
</cp:coreProperties>
</file>